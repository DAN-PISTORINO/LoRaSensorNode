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645C6" w14:textId="7810DFFA" w:rsidR="00C274DF" w:rsidRDefault="00C274DF" w:rsidP="00C274DF">
      <w:pPr>
        <w:spacing w:after="0"/>
      </w:pPr>
      <w:r>
        <w:rPr>
          <w:noProof/>
          <w:lang w:val="en-AU" w:eastAsia="en-AU"/>
        </w:rPr>
        <mc:AlternateContent>
          <mc:Choice Requires="wps">
            <w:drawing>
              <wp:anchor distT="0" distB="0" distL="114300" distR="114300" simplePos="0" relativeHeight="251658244" behindDoc="0" locked="1" layoutInCell="1" allowOverlap="1" wp14:anchorId="3A6D7CDF" wp14:editId="6D9FD053">
                <wp:simplePos x="0" y="0"/>
                <wp:positionH relativeFrom="column">
                  <wp:posOffset>-782320</wp:posOffset>
                </wp:positionH>
                <wp:positionV relativeFrom="paragraph">
                  <wp:posOffset>8140700</wp:posOffset>
                </wp:positionV>
                <wp:extent cx="548640" cy="548640"/>
                <wp:effectExtent l="0" t="0" r="3810" b="3810"/>
                <wp:wrapNone/>
                <wp:docPr id="22"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8640" cy="548640"/>
                        </a:xfrm>
                        <a:prstGeom prst="rect">
                          <a:avLst/>
                        </a:prstGeom>
                        <a:solidFill>
                          <a:srgbClr val="178CD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EBD1E7" w14:textId="46D35EFE" w:rsidR="00C274DF" w:rsidRPr="00C3726E" w:rsidRDefault="00E611A8" w:rsidP="00C274DF">
                            <w:pPr>
                              <w:jc w:val="center"/>
                              <w:rPr>
                                <w:rFonts w:asciiTheme="majorHAnsi" w:hAnsiTheme="majorHAnsi"/>
                                <w:b/>
                                <w:bCs/>
                                <w:color w:val="FFFFFF" w:themeColor="background1"/>
                                <w:sz w:val="22"/>
                                <w:szCs w:val="22"/>
                              </w:rPr>
                            </w:pPr>
                            <w:r w:rsidRPr="00C3726E">
                              <w:rPr>
                                <w:rFonts w:asciiTheme="majorHAnsi" w:hAnsiTheme="majorHAnsi"/>
                                <w:b/>
                                <w:bCs/>
                                <w:color w:val="FFFFFF" w:themeColor="background1"/>
                                <w:sz w:val="22"/>
                                <w:szCs w:val="22"/>
                              </w:rPr>
                              <w:t>DP</w:t>
                            </w:r>
                            <w:r w:rsidRPr="00C3726E">
                              <w:rPr>
                                <w:rFonts w:asciiTheme="majorHAnsi" w:hAnsiTheme="majorHAnsi"/>
                                <w:b/>
                                <w:bCs/>
                                <w:color w:val="FFFFFF" w:themeColor="background1"/>
                                <w:sz w:val="22"/>
                                <w:szCs w:val="22"/>
                              </w:rPr>
                              <w:br/>
                              <w:t>OP</w:t>
                            </w: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7CDF" id="Rectangle 1" o:spid="_x0000_s1026" alt="&quot;&quot;" style="position:absolute;margin-left:-61.6pt;margin-top:641pt;width:43.2pt;height:43.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" fillcolor="#178cdb" stroked="f" strokeweight="1pt">
                <o:lock v:ext="edit" aspectratio="t"/>
                <v:textbox inset=",7.2pt">
                  <w:txbxContent>
                    <w:p w14:paraId="1BEBD1E7" w14:textId="46D35EFE" w:rsidR="00C274DF" w:rsidRPr="00C3726E" w:rsidRDefault="00E611A8" w:rsidP="00C274DF">
                      <w:pPr>
                        <w:jc w:val="center"/>
                        <w:rPr>
                          <w:rFonts w:asciiTheme="majorHAnsi" w:hAnsiTheme="majorHAnsi"/>
                          <w:b/>
                          <w:bCs/>
                          <w:color w:val="FFFFFF" w:themeColor="background1"/>
                          <w:sz w:val="22"/>
                          <w:szCs w:val="22"/>
                        </w:rPr>
                      </w:pPr>
                      <w:r w:rsidRPr="00C3726E">
                        <w:rPr>
                          <w:rFonts w:asciiTheme="majorHAnsi" w:hAnsiTheme="majorHAnsi"/>
                          <w:b/>
                          <w:bCs/>
                          <w:color w:val="FFFFFF" w:themeColor="background1"/>
                          <w:sz w:val="22"/>
                          <w:szCs w:val="22"/>
                        </w:rPr>
                        <w:t>DP</w:t>
                      </w:r>
                      <w:r w:rsidRPr="00C3726E">
                        <w:rPr>
                          <w:rFonts w:asciiTheme="majorHAnsi" w:hAnsiTheme="majorHAnsi"/>
                          <w:b/>
                          <w:bCs/>
                          <w:color w:val="FFFFFF" w:themeColor="background1"/>
                          <w:sz w:val="22"/>
                          <w:szCs w:val="22"/>
                        </w:rPr>
                        <w:br/>
                        <w:t>OP</w:t>
                      </w:r>
                    </w:p>
                  </w:txbxContent>
                </v:textbox>
                <w10:anchorlock/>
              </v:rect>
            </w:pict>
          </mc:Fallback>
        </mc:AlternateContent>
      </w:r>
      <w:r>
        <w:rPr>
          <w:noProof/>
          <w:lang w:val="en-AU" w:eastAsia="en-AU"/>
        </w:rPr>
        <mc:AlternateContent>
          <mc:Choice Requires="wps">
            <w:drawing>
              <wp:anchor distT="0" distB="0" distL="114300" distR="114300" simplePos="0" relativeHeight="251658240" behindDoc="0" locked="1" layoutInCell="1" allowOverlap="1" wp14:anchorId="35BB858E" wp14:editId="45E95B36">
                <wp:simplePos x="0" y="0"/>
                <wp:positionH relativeFrom="column">
                  <wp:posOffset>-1280160</wp:posOffset>
                </wp:positionH>
                <wp:positionV relativeFrom="paragraph">
                  <wp:posOffset>-563880</wp:posOffset>
                </wp:positionV>
                <wp:extent cx="219456" cy="10186416"/>
                <wp:effectExtent l="0" t="0" r="9525" b="5715"/>
                <wp:wrapNone/>
                <wp:docPr id="588563744"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9456" cy="10186416"/>
                        </a:xfrm>
                        <a:prstGeom prst="rect">
                          <a:avLst/>
                        </a:prstGeom>
                        <a:solidFill>
                          <a:srgbClr val="178C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v:rect id="Rectangle 3" style="position:absolute;margin-left:-100.8pt;margin-top:-44.4pt;width:17.3pt;height:80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178cdb" stroked="f" strokeweight="1pt" w14:anchorId="06C71C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">
                <w10:anchorlock/>
              </v:rect>
            </w:pict>
          </mc:Fallback>
        </mc:AlternateContent>
      </w:r>
    </w:p>
    <w:tbl>
      <w:tblPr>
        <w:tblStyle w:val="LayoutTable"/>
        <w:tblW w:w="9237" w:type="dxa"/>
        <w:tblInd w:w="-3" w:type="dxa"/>
        <w:tblLayout w:type="fixed"/>
        <w:tblCellMar>
          <w:bottom w:w="288" w:type="dxa"/>
        </w:tblCellMar>
        <w:tblLook w:val="04A0" w:firstRow="1" w:lastRow="0" w:firstColumn="1" w:lastColumn="0" w:noHBand="0" w:noVBand="1"/>
        <w:tblDescription w:val="Layout table to enter Company Name, Address, and Logo"/>
      </w:tblPr>
      <w:tblGrid>
        <w:gridCol w:w="4470"/>
        <w:gridCol w:w="4767"/>
      </w:tblGrid>
      <w:tr w:rsidR="00182156" w14:paraId="16921DCC" w14:textId="597A0A29" w:rsidTr="16DD0A59">
        <w:trPr>
          <w:trHeight w:val="2475"/>
        </w:trPr>
        <w:tc>
          <w:tcPr>
            <w:tcW w:w="4470" w:type="dxa"/>
          </w:tcPr>
          <w:p w14:paraId="3B56BBFA" w14:textId="329726EA" w:rsidR="00182156" w:rsidRDefault="21B89686" w:rsidP="16DD0A59">
            <w:pPr>
              <w:ind w:left="0"/>
            </w:pPr>
            <w:r>
              <w:rPr>
                <w:noProof/>
              </w:rPr>
              <w:drawing>
                <wp:anchor distT="0" distB="0" distL="114300" distR="114300" simplePos="0" relativeHeight="251658245" behindDoc="0" locked="0" layoutInCell="1" allowOverlap="1" wp14:anchorId="19E854B0" wp14:editId="2D39587B">
                  <wp:simplePos x="0" y="0"/>
                  <wp:positionH relativeFrom="column">
                    <wp:posOffset>6350</wp:posOffset>
                  </wp:positionH>
                  <wp:positionV relativeFrom="page">
                    <wp:posOffset>-332740</wp:posOffset>
                  </wp:positionV>
                  <wp:extent cx="2208711" cy="2208711"/>
                  <wp:effectExtent l="0" t="0" r="0" b="0"/>
                  <wp:wrapNone/>
                  <wp:docPr id="496076473" name="Picture 49607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08711" cy="2208711"/>
                          </a:xfrm>
                          <a:prstGeom prst="rect">
                            <a:avLst/>
                          </a:prstGeom>
                        </pic:spPr>
                      </pic:pic>
                    </a:graphicData>
                  </a:graphic>
                  <wp14:sizeRelH relativeFrom="margin">
                    <wp14:pctWidth>0</wp14:pctWidth>
                  </wp14:sizeRelH>
                  <wp14:sizeRelV relativeFrom="margin">
                    <wp14:pctHeight>0</wp14:pctHeight>
                  </wp14:sizeRelV>
                </wp:anchor>
              </w:drawing>
            </w:r>
          </w:p>
        </w:tc>
        <w:tc>
          <w:tcPr>
            <w:tcW w:w="4767" w:type="dxa"/>
            <w:vAlign w:val="bottom"/>
          </w:tcPr>
          <w:p w14:paraId="39E4A754" w14:textId="5F8886A0" w:rsidR="001A001A" w:rsidRDefault="00000000" w:rsidP="00D17AF7">
            <w:pPr>
              <w:pStyle w:val="Title"/>
            </w:pPr>
            <w:sdt>
              <w:sdtPr>
                <w:id w:val="-1983000328"/>
                <w:placeholder>
                  <w:docPart w:val="F7252D8834A54BB88BB7516CCFAAA0D7"/>
                </w:placeholder>
                <w15:appearance w15:val="hidden"/>
              </w:sdtPr>
              <w:sdtContent>
                <w:r w:rsidR="21CD76DB">
                  <w:t>LoRaWAN Sensor Network</w:t>
                </w:r>
              </w:sdtContent>
            </w:sdt>
            <w:r w:rsidR="00D17AF7">
              <w:t xml:space="preserve"> </w:t>
            </w:r>
            <w:r w:rsidR="26B7BB99">
              <w:t>for Agriculture</w:t>
            </w:r>
          </w:p>
        </w:tc>
      </w:tr>
      <w:tr w:rsidR="00182156" w14:paraId="0D75E0AF" w14:textId="0266D11F" w:rsidTr="16DD0A59">
        <w:trPr>
          <w:trHeight w:val="985"/>
        </w:trPr>
        <w:tc>
          <w:tcPr>
            <w:tcW w:w="4470" w:type="dxa"/>
          </w:tcPr>
          <w:p w14:paraId="21410341" w14:textId="5F1397E7" w:rsidR="00182156" w:rsidRPr="00843D61" w:rsidRDefault="006B27E4" w:rsidP="003D6A2B">
            <w:pPr>
              <w:pStyle w:val="Name"/>
              <w:ind w:left="0" w:right="0"/>
              <w:rPr>
                <w:color w:val="1376B9"/>
              </w:rPr>
            </w:pPr>
            <w:r>
              <w:rPr>
                <w:color w:val="1376B9"/>
              </w:rPr>
              <w:t>LoRaWAN Drone Port</w:t>
            </w:r>
            <w:r w:rsidR="00D17AF7" w:rsidRPr="00843D61">
              <w:rPr>
                <w:color w:val="1376B9"/>
              </w:rPr>
              <w:t xml:space="preserve"> </w:t>
            </w:r>
            <w:r w:rsidR="00B92E43">
              <w:rPr>
                <w:color w:val="1376B9"/>
              </w:rPr>
              <w:t>Integration</w:t>
            </w:r>
          </w:p>
          <w:p w14:paraId="67F4494F" w14:textId="1AB22879" w:rsidR="00225122" w:rsidRDefault="00B92E43" w:rsidP="1FEA3C36">
            <w:pPr>
              <w:spacing w:after="320" w:line="300" w:lineRule="auto"/>
              <w:ind w:left="0" w:right="0"/>
            </w:pPr>
            <w:r>
              <w:t>IoT4Ag and IMG</w:t>
            </w:r>
            <w:sdt>
              <w:sdtPr>
                <w:id w:val="-535504123"/>
                <w:placeholder>
                  <w:docPart w:val="0B6A1EC0B28548CC8716B593B821ECE6"/>
                </w:placeholder>
                <w15:appearance w15:val="hidden"/>
              </w:sdtPr>
              <w:sdtContent>
                <w:r>
                  <w:br/>
                </w:r>
                <w:r w:rsidR="50070E31">
                  <w:t>University of Florida</w:t>
                </w:r>
                <w:r w:rsidR="00D17AF7">
                  <w:br/>
                </w:r>
              </w:sdtContent>
            </w:sdt>
            <w:r w:rsidR="4365F6F9">
              <w:t>Gainesville, FL</w:t>
            </w:r>
          </w:p>
          <w:p w14:paraId="32CDC999" w14:textId="19EF8C8D" w:rsidR="00225122" w:rsidRDefault="00225122" w:rsidP="1FEA3C36">
            <w:pPr>
              <w:spacing w:after="320" w:line="300" w:lineRule="auto"/>
              <w:ind w:left="0" w:right="0"/>
            </w:pPr>
          </w:p>
          <w:p w14:paraId="6C30E560" w14:textId="37654715" w:rsidR="00225122" w:rsidRDefault="00225122" w:rsidP="1FEA3C36">
            <w:pPr>
              <w:spacing w:after="320" w:line="300" w:lineRule="auto"/>
              <w:ind w:left="0" w:right="0"/>
            </w:pPr>
          </w:p>
          <w:p w14:paraId="22389992" w14:textId="1433D3CC" w:rsidR="00225122" w:rsidRDefault="00225122" w:rsidP="1FEA3C36">
            <w:pPr>
              <w:spacing w:after="320" w:line="300" w:lineRule="auto"/>
              <w:ind w:left="0" w:right="0"/>
            </w:pPr>
          </w:p>
          <w:p w14:paraId="5626A2FD" w14:textId="53D125C4" w:rsidR="00225122" w:rsidRDefault="00225122" w:rsidP="1FEA3C36">
            <w:pPr>
              <w:spacing w:after="320" w:line="300" w:lineRule="auto"/>
              <w:ind w:left="0" w:right="0"/>
            </w:pPr>
          </w:p>
        </w:tc>
        <w:tc>
          <w:tcPr>
            <w:tcW w:w="4767" w:type="dxa"/>
          </w:tcPr>
          <w:p w14:paraId="3556300F" w14:textId="4B20650D" w:rsidR="63C16DA4" w:rsidRDefault="63C16DA4" w:rsidP="14A7A8EC">
            <w:pPr>
              <w:pStyle w:val="Subtitle"/>
              <w:spacing w:after="320"/>
              <w:ind w:right="0"/>
            </w:pPr>
            <w:r w:rsidRPr="00D6724F">
              <w:rPr>
                <w:sz w:val="32"/>
                <w:szCs w:val="40"/>
              </w:rPr>
              <w:t xml:space="preserve">Preliminary </w:t>
            </w:r>
            <w:r w:rsidR="0070498B" w:rsidRPr="00D6724F">
              <w:rPr>
                <w:sz w:val="32"/>
                <w:szCs w:val="40"/>
              </w:rPr>
              <w:t>D</w:t>
            </w:r>
            <w:r w:rsidRPr="00D6724F">
              <w:rPr>
                <w:sz w:val="32"/>
                <w:szCs w:val="40"/>
              </w:rPr>
              <w:t xml:space="preserve">esign </w:t>
            </w:r>
            <w:r w:rsidR="0070498B" w:rsidRPr="00D6724F">
              <w:rPr>
                <w:sz w:val="32"/>
                <w:szCs w:val="40"/>
              </w:rPr>
              <w:t>R</w:t>
            </w:r>
            <w:r w:rsidRPr="00D6724F">
              <w:rPr>
                <w:sz w:val="32"/>
                <w:szCs w:val="40"/>
              </w:rPr>
              <w:t>eport</w:t>
            </w:r>
          </w:p>
          <w:p w14:paraId="3D7134A7" w14:textId="432E3C52" w:rsidR="00182156" w:rsidRDefault="00182156" w:rsidP="0082200C">
            <w:pPr>
              <w:pStyle w:val="Subtitle"/>
            </w:pPr>
          </w:p>
        </w:tc>
      </w:tr>
    </w:tbl>
    <w:tbl>
      <w:tblPr>
        <w:tblStyle w:val="SOWTable"/>
        <w:tblW w:w="8995" w:type="dxa"/>
        <w:tblInd w:w="5" w:type="dxa"/>
        <w:tblBorders>
          <w:top w:val="single" w:sz="4" w:space="0" w:color="178CDB"/>
          <w:left w:val="single" w:sz="4" w:space="0" w:color="178CDB"/>
          <w:bottom w:val="single" w:sz="4" w:space="0" w:color="178CDB"/>
          <w:right w:val="single" w:sz="4" w:space="0" w:color="178CDB"/>
          <w:insideH w:val="single" w:sz="4" w:space="0" w:color="178CDB"/>
          <w:insideV w:val="single" w:sz="4" w:space="0" w:color="178CDB"/>
        </w:tblBorders>
        <w:tblLayout w:type="fixed"/>
        <w:tblLook w:val="0620" w:firstRow="1" w:lastRow="0" w:firstColumn="0" w:lastColumn="0" w:noHBand="1" w:noVBand="1"/>
        <w:tblDescription w:val="Layout table to enter Company Name, Address, and Logo"/>
      </w:tblPr>
      <w:tblGrid>
        <w:gridCol w:w="2060"/>
        <w:gridCol w:w="3510"/>
        <w:gridCol w:w="3425"/>
      </w:tblGrid>
      <w:tr w:rsidR="00277B3D" w14:paraId="31857146" w14:textId="77777777" w:rsidTr="0030529C">
        <w:trPr>
          <w:cnfStyle w:val="100000000000" w:firstRow="1" w:lastRow="0" w:firstColumn="0" w:lastColumn="0" w:oddVBand="0" w:evenVBand="0" w:oddHBand="0" w:evenHBand="0" w:firstRowFirstColumn="0" w:firstRowLastColumn="0" w:lastRowFirstColumn="0" w:lastRowLastColumn="0"/>
          <w:tblHeader/>
        </w:trPr>
        <w:tc>
          <w:tcPr>
            <w:tcW w:w="2060" w:type="dxa"/>
            <w:shd w:val="clear" w:color="auto" w:fill="60B5EE"/>
          </w:tcPr>
          <w:p w14:paraId="19310D64" w14:textId="0CC1079A" w:rsidR="00277B3D" w:rsidRPr="00D17AF7" w:rsidRDefault="00000000" w:rsidP="00D17AF7">
            <w:pPr>
              <w:pStyle w:val="TableHeader"/>
            </w:pPr>
            <w:sdt>
              <w:sdtPr>
                <w:id w:val="-30578705"/>
                <w:placeholder>
                  <w:docPart w:val="A0EA779F1C204E7A8EA014FD58F08018"/>
                </w:placeholder>
                <w:showingPlcHdr/>
                <w15:appearance w15:val="hidden"/>
              </w:sdtPr>
              <w:sdtContent>
                <w:r w:rsidR="00D17AF7" w:rsidRPr="00D17AF7">
                  <w:t>Date</w:t>
                </w:r>
              </w:sdtContent>
            </w:sdt>
            <w:r w:rsidR="00D17AF7" w:rsidRPr="00D17AF7">
              <w:t xml:space="preserve"> </w:t>
            </w:r>
          </w:p>
        </w:tc>
        <w:tc>
          <w:tcPr>
            <w:tcW w:w="3510" w:type="dxa"/>
            <w:shd w:val="clear" w:color="auto" w:fill="60B5EE"/>
          </w:tcPr>
          <w:p w14:paraId="09DB685C" w14:textId="5135FE02" w:rsidR="00277B3D" w:rsidRPr="00D17AF7" w:rsidRDefault="00B92E43" w:rsidP="00D17AF7">
            <w:pPr>
              <w:pStyle w:val="TableHeader"/>
            </w:pPr>
            <w:r>
              <w:t>Team members</w:t>
            </w:r>
            <w:r w:rsidR="00D17AF7" w:rsidRPr="00D17AF7">
              <w:t xml:space="preserve"> </w:t>
            </w:r>
          </w:p>
        </w:tc>
        <w:tc>
          <w:tcPr>
            <w:tcW w:w="3425" w:type="dxa"/>
            <w:shd w:val="clear" w:color="auto" w:fill="60B5EE"/>
          </w:tcPr>
          <w:p w14:paraId="413F3949" w14:textId="43119B3B" w:rsidR="00277B3D" w:rsidRPr="00D17AF7" w:rsidRDefault="0070498B" w:rsidP="00D17AF7">
            <w:pPr>
              <w:pStyle w:val="TableHeader"/>
            </w:pPr>
            <w:r>
              <w:t>Sponsor</w:t>
            </w:r>
          </w:p>
        </w:tc>
      </w:tr>
      <w:tr w:rsidR="00277B3D" w14:paraId="1FF12370" w14:textId="77777777" w:rsidTr="0030529C">
        <w:trPr>
          <w:trHeight w:val="1002"/>
        </w:trPr>
        <w:tc>
          <w:tcPr>
            <w:tcW w:w="2060" w:type="dxa"/>
          </w:tcPr>
          <w:p w14:paraId="67575668" w14:textId="0D1B7371" w:rsidR="00277B3D" w:rsidRDefault="0070498B" w:rsidP="00D17AF7">
            <w:r>
              <w:t>9/16/2024</w:t>
            </w:r>
          </w:p>
        </w:tc>
        <w:tc>
          <w:tcPr>
            <w:tcW w:w="3510" w:type="dxa"/>
          </w:tcPr>
          <w:p w14:paraId="0F627BF7" w14:textId="23439EBC" w:rsidR="00487394" w:rsidRDefault="00487394" w:rsidP="00525628">
            <w:pPr>
              <w:ind w:left="345" w:hanging="360"/>
            </w:pPr>
            <w:r w:rsidRPr="00525628">
              <w:rPr>
                <w:b/>
                <w:bCs/>
              </w:rPr>
              <w:t>Daniel Pistorino</w:t>
            </w:r>
            <w:r>
              <w:t>, Undergrad</w:t>
            </w:r>
          </w:p>
          <w:sdt>
            <w:sdtPr>
              <w:id w:val="1113780903"/>
              <w:placeholder>
                <w:docPart w:val="BEBFB782879D405A8E0C0F635948A1CA"/>
              </w:placeholder>
              <w15:appearance w15:val="hidden"/>
            </w:sdtPr>
            <w:sdtContent>
              <w:p w14:paraId="4A498DD2" w14:textId="77777777" w:rsidR="00E803F4" w:rsidRDefault="00487394" w:rsidP="00525628">
                <w:pPr>
                  <w:ind w:left="345" w:hanging="360"/>
                </w:pPr>
                <w:r w:rsidRPr="00525628">
                  <w:rPr>
                    <w:b/>
                    <w:bCs/>
                  </w:rPr>
                  <w:t>Oliver Philipp</w:t>
                </w:r>
                <w:r w:rsidR="00334FE1">
                  <w:t>, Undergrad</w:t>
                </w:r>
              </w:p>
              <w:p w14:paraId="18D4CC3E" w14:textId="76EB19CD" w:rsidR="00B42271" w:rsidRDefault="00B42271" w:rsidP="00525628">
                <w:pPr>
                  <w:ind w:left="345" w:hanging="360"/>
                </w:pPr>
                <w:r w:rsidRPr="00525628">
                  <w:rPr>
                    <w:b/>
                    <w:bCs/>
                  </w:rPr>
                  <w:t>Die</w:t>
                </w:r>
                <w:r w:rsidR="000515AE" w:rsidRPr="00525628">
                  <w:rPr>
                    <w:b/>
                    <w:bCs/>
                  </w:rPr>
                  <w:t>ter St</w:t>
                </w:r>
                <w:r w:rsidR="00300551" w:rsidRPr="00525628">
                  <w:rPr>
                    <w:b/>
                    <w:bCs/>
                  </w:rPr>
                  <w:t>einhauser</w:t>
                </w:r>
                <w:r w:rsidR="00981341">
                  <w:t>,</w:t>
                </w:r>
                <w:r w:rsidR="00525628">
                  <w:br/>
                </w:r>
                <w:r w:rsidR="00981341">
                  <w:t>Graduate</w:t>
                </w:r>
                <w:r w:rsidR="002B7BD2">
                  <w:t xml:space="preserve"> </w:t>
                </w:r>
                <w:r w:rsidR="006031F1">
                  <w:t xml:space="preserve">Design </w:t>
                </w:r>
                <w:r w:rsidR="002B7BD2">
                  <w:t>Advisor</w:t>
                </w:r>
              </w:p>
              <w:p w14:paraId="1C9AB4AB" w14:textId="3449D7A4" w:rsidR="00D54578" w:rsidRDefault="00D54578" w:rsidP="00525628">
                <w:pPr>
                  <w:ind w:left="345" w:hanging="360"/>
                </w:pPr>
                <w:r w:rsidRPr="00525628">
                  <w:rPr>
                    <w:b/>
                    <w:bCs/>
                  </w:rPr>
                  <w:t>Vernon</w:t>
                </w:r>
                <w:r w:rsidR="00B32292" w:rsidRPr="00525628">
                  <w:rPr>
                    <w:b/>
                    <w:bCs/>
                  </w:rPr>
                  <w:t xml:space="preserve"> Crasto</w:t>
                </w:r>
                <w:r w:rsidR="00B32292">
                  <w:t xml:space="preserve">, </w:t>
                </w:r>
                <w:r w:rsidR="00525628">
                  <w:br/>
                </w:r>
                <w:r w:rsidR="00B32292">
                  <w:t xml:space="preserve">Graduate </w:t>
                </w:r>
                <w:r w:rsidR="006031F1">
                  <w:t xml:space="preserve">Power </w:t>
                </w:r>
                <w:r w:rsidR="00B32292">
                  <w:t>Advisor</w:t>
                </w:r>
              </w:p>
            </w:sdtContent>
          </w:sdt>
        </w:tc>
        <w:tc>
          <w:tcPr>
            <w:tcW w:w="3425" w:type="dxa"/>
          </w:tcPr>
          <w:p w14:paraId="7611B246" w14:textId="1ED51276" w:rsidR="006851E1" w:rsidRDefault="00487394" w:rsidP="00525628">
            <w:pPr>
              <w:ind w:left="347" w:hanging="347"/>
            </w:pPr>
            <w:r>
              <w:t xml:space="preserve">Dr. </w:t>
            </w:r>
            <w:r w:rsidR="00A92ED9">
              <w:t xml:space="preserve">David </w:t>
            </w:r>
            <w:r>
              <w:t>Arnold</w:t>
            </w:r>
            <w:r w:rsidR="00B92E43">
              <w:t xml:space="preserve">, </w:t>
            </w:r>
            <w:r w:rsidR="00525628">
              <w:br/>
            </w:r>
            <w:r w:rsidR="00834E89">
              <w:t>Project Manager</w:t>
            </w:r>
          </w:p>
        </w:tc>
      </w:tr>
    </w:tbl>
    <w:p w14:paraId="1E391B48" w14:textId="4BC282C0" w:rsidR="00053ACA" w:rsidRDefault="0059758D" w:rsidP="00D17AF7">
      <w:pPr>
        <w:sectPr w:rsidR="00053ACA" w:rsidSect="00C3726E">
          <w:headerReference w:type="default" r:id="rId13"/>
          <w:footerReference w:type="default" r:id="rId14"/>
          <w:headerReference w:type="first" r:id="rId15"/>
          <w:footerReference w:type="first" r:id="rId16"/>
          <w:pgSz w:w="12240" w:h="15840" w:code="1"/>
          <w:pgMar w:top="891" w:right="1224" w:bottom="1350" w:left="2016" w:header="720" w:footer="360" w:gutter="0"/>
          <w:cols w:space="720"/>
          <w:titlePg/>
          <w:docGrid w:linePitch="360"/>
        </w:sectPr>
      </w:pPr>
      <w:r>
        <w:t xml:space="preserve">The </w:t>
      </w:r>
      <w:r w:rsidR="00B42271">
        <w:t xml:space="preserve">LoRaWAN Drone Port Integration </w:t>
      </w:r>
      <w:r w:rsidR="009D4BAE">
        <w:t xml:space="preserve">team </w:t>
      </w:r>
      <w:r w:rsidR="00392501">
        <w:t xml:space="preserve">is funded by </w:t>
      </w:r>
      <w:bookmarkStart w:id="10" w:name="_Int_jEnds9wN"/>
      <w:r w:rsidR="00392501">
        <w:t>NSF</w:t>
      </w:r>
      <w:bookmarkEnd w:id="10"/>
      <w:r w:rsidR="00392501">
        <w:t xml:space="preserve"> and sponsored by Dr. David Arnold through </w:t>
      </w:r>
      <w:r w:rsidR="00B24B10">
        <w:t>the </w:t>
      </w:r>
      <w:r w:rsidR="00C71B6E">
        <w:t>Interdisciplinary Microsystems</w:t>
      </w:r>
      <w:r w:rsidR="00A5631B">
        <w:t xml:space="preserve"> </w:t>
      </w:r>
      <w:r w:rsidR="00C71B6E">
        <w:t>Group at the University of Florida in Gainesville, FL.</w:t>
      </w:r>
      <w:r w:rsidR="00041ACF">
        <w:t xml:space="preserve"> </w:t>
      </w:r>
      <w:r w:rsidR="00E611A8">
        <w:t xml:space="preserve">The </w:t>
      </w:r>
      <w:r w:rsidR="00535409">
        <w:t xml:space="preserve">project is dedicated to improving agricultural crop yield </w:t>
      </w:r>
      <w:r w:rsidR="00C71B6E">
        <w:t xml:space="preserve">by </w:t>
      </w:r>
      <w:r w:rsidR="00B24B10">
        <w:t xml:space="preserve">collecting and </w:t>
      </w:r>
      <w:r w:rsidR="00C71B6E">
        <w:t>analyzing real-time data</w:t>
      </w:r>
      <w:r w:rsidR="00B24B10">
        <w:t xml:space="preserve"> using optimal technologies</w:t>
      </w:r>
      <w:r w:rsidR="00615EA9">
        <w:t xml:space="preserve">. </w:t>
      </w:r>
    </w:p>
    <w:p w14:paraId="08B0F293" w14:textId="5A7BF9FA" w:rsidR="007417B1" w:rsidRDefault="00053ACA" w:rsidP="00053ACA">
      <w:pPr>
        <w:pStyle w:val="Heading1"/>
      </w:pPr>
      <w:bookmarkStart w:id="11" w:name="_Toc177416912"/>
      <w:r>
        <w:lastRenderedPageBreak/>
        <w:t>Table of Contents</w:t>
      </w:r>
      <w:bookmarkEnd w:id="11"/>
    </w:p>
    <w:p w14:paraId="49B90A44" w14:textId="2D8F8ABE" w:rsidR="002570FE" w:rsidRDefault="1FEA3C36">
      <w:pPr>
        <w:pStyle w:val="TOC1"/>
        <w:tabs>
          <w:tab w:val="right" w:leader="dot" w:pos="8990"/>
        </w:tabs>
        <w:rPr>
          <w:ins w:id="12" w:author="Pistorino, Dan" w:date="2024-09-16T22:08:00Z" w16du:dateUtc="2024-09-17T02:08:00Z"/>
          <w:b w:val="0"/>
          <w:bCs w:val="0"/>
          <w:caps w:val="0"/>
          <w:noProof/>
          <w:color w:val="auto"/>
          <w:kern w:val="2"/>
          <w:sz w:val="24"/>
          <w:szCs w:val="24"/>
          <w:lang w:eastAsia="en-US"/>
          <w14:ligatures w14:val="standardContextual"/>
        </w:rPr>
      </w:pPr>
      <w:r>
        <w:fldChar w:fldCharType="begin"/>
      </w:r>
      <w:r>
        <w:instrText>TOC \o "1-1" \z \u \h</w:instrText>
      </w:r>
      <w:r>
        <w:fldChar w:fldCharType="separate"/>
      </w:r>
      <w:ins w:id="13" w:author="Pistorino, Dan" w:date="2024-09-16T22:08:00Z" w16du:dateUtc="2024-09-17T02:08:00Z">
        <w:r w:rsidR="002570FE" w:rsidRPr="003D4156">
          <w:rPr>
            <w:rStyle w:val="Hyperlink"/>
            <w:noProof/>
          </w:rPr>
          <w:fldChar w:fldCharType="begin"/>
        </w:r>
        <w:r w:rsidR="002570FE" w:rsidRPr="003D4156">
          <w:rPr>
            <w:rStyle w:val="Hyperlink"/>
            <w:noProof/>
          </w:rPr>
          <w:instrText xml:space="preserve"> </w:instrText>
        </w:r>
        <w:r w:rsidR="002570FE">
          <w:rPr>
            <w:noProof/>
          </w:rPr>
          <w:instrText>HYPERLINK \l "_Toc177416912"</w:instrText>
        </w:r>
        <w:r w:rsidR="002570FE" w:rsidRPr="003D4156">
          <w:rPr>
            <w:rStyle w:val="Hyperlink"/>
            <w:noProof/>
          </w:rPr>
          <w:instrText xml:space="preserve"> </w:instrText>
        </w:r>
        <w:r w:rsidR="002570FE" w:rsidRPr="003D4156">
          <w:rPr>
            <w:rStyle w:val="Hyperlink"/>
            <w:noProof/>
          </w:rPr>
        </w:r>
        <w:r w:rsidR="002570FE" w:rsidRPr="003D4156">
          <w:rPr>
            <w:rStyle w:val="Hyperlink"/>
            <w:noProof/>
          </w:rPr>
          <w:fldChar w:fldCharType="separate"/>
        </w:r>
        <w:r w:rsidR="002570FE" w:rsidRPr="003D4156">
          <w:rPr>
            <w:rStyle w:val="Hyperlink"/>
            <w:noProof/>
          </w:rPr>
          <w:t>Table of Contents</w:t>
        </w:r>
        <w:r w:rsidR="002570FE">
          <w:rPr>
            <w:noProof/>
            <w:webHidden/>
          </w:rPr>
          <w:tab/>
        </w:r>
        <w:r w:rsidR="002570FE">
          <w:rPr>
            <w:noProof/>
            <w:webHidden/>
          </w:rPr>
          <w:fldChar w:fldCharType="begin"/>
        </w:r>
        <w:r w:rsidR="002570FE">
          <w:rPr>
            <w:noProof/>
            <w:webHidden/>
          </w:rPr>
          <w:instrText xml:space="preserve"> PAGEREF _Toc177416912 \h </w:instrText>
        </w:r>
        <w:r w:rsidR="002570FE">
          <w:rPr>
            <w:noProof/>
            <w:webHidden/>
          </w:rPr>
        </w:r>
      </w:ins>
      <w:r w:rsidR="002570FE">
        <w:rPr>
          <w:noProof/>
          <w:webHidden/>
        </w:rPr>
        <w:fldChar w:fldCharType="separate"/>
      </w:r>
      <w:ins w:id="14" w:author="Pistorino, Dan" w:date="2024-09-16T22:09:00Z" w16du:dateUtc="2024-09-17T02:09:00Z">
        <w:r w:rsidR="00017005">
          <w:rPr>
            <w:noProof/>
            <w:webHidden/>
          </w:rPr>
          <w:t>2</w:t>
        </w:r>
      </w:ins>
      <w:ins w:id="15" w:author="Pistorino, Dan" w:date="2024-09-16T22:08:00Z" w16du:dateUtc="2024-09-17T02:08:00Z">
        <w:r w:rsidR="002570FE">
          <w:rPr>
            <w:noProof/>
            <w:webHidden/>
          </w:rPr>
          <w:fldChar w:fldCharType="end"/>
        </w:r>
        <w:r w:rsidR="002570FE" w:rsidRPr="003D4156">
          <w:rPr>
            <w:rStyle w:val="Hyperlink"/>
            <w:noProof/>
          </w:rPr>
          <w:fldChar w:fldCharType="end"/>
        </w:r>
      </w:ins>
    </w:p>
    <w:p w14:paraId="5ACBB5C2" w14:textId="3B72ACD0" w:rsidR="002570FE" w:rsidRDefault="002570FE">
      <w:pPr>
        <w:pStyle w:val="TOC1"/>
        <w:tabs>
          <w:tab w:val="right" w:leader="dot" w:pos="8990"/>
        </w:tabs>
        <w:rPr>
          <w:ins w:id="16" w:author="Pistorino, Dan" w:date="2024-09-16T22:08:00Z" w16du:dateUtc="2024-09-17T02:08:00Z"/>
          <w:b w:val="0"/>
          <w:bCs w:val="0"/>
          <w:caps w:val="0"/>
          <w:noProof/>
          <w:color w:val="auto"/>
          <w:kern w:val="2"/>
          <w:sz w:val="24"/>
          <w:szCs w:val="24"/>
          <w:lang w:eastAsia="en-US"/>
          <w14:ligatures w14:val="standardContextual"/>
        </w:rPr>
      </w:pPr>
      <w:ins w:id="17"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"_Toc177416913"</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Project Summary</w:t>
        </w:r>
        <w:r>
          <w:rPr>
            <w:noProof/>
            <w:webHidden/>
          </w:rPr>
          <w:tab/>
        </w:r>
        <w:r>
          <w:rPr>
            <w:noProof/>
            <w:webHidden/>
          </w:rPr>
          <w:fldChar w:fldCharType="begin"/>
        </w:r>
        <w:r>
          <w:rPr>
            <w:noProof/>
            <w:webHidden/>
          </w:rPr>
          <w:instrText xml:space="preserve"> PAGEREF _Toc177416913 \h </w:instrText>
        </w:r>
        <w:r>
          <w:rPr>
            <w:noProof/>
            <w:webHidden/>
          </w:rPr>
        </w:r>
      </w:ins>
      <w:r>
        <w:rPr>
          <w:noProof/>
          <w:webHidden/>
        </w:rPr>
        <w:fldChar w:fldCharType="separate"/>
      </w:r>
      <w:ins w:id="18" w:author="Pistorino, Dan" w:date="2024-09-16T22:09:00Z" w16du:dateUtc="2024-09-17T02:09:00Z">
        <w:r w:rsidR="00017005">
          <w:rPr>
            <w:noProof/>
            <w:webHidden/>
          </w:rPr>
          <w:t>3</w:t>
        </w:r>
      </w:ins>
      <w:ins w:id="19" w:author="Pistorino, Dan" w:date="2024-09-16T22:08:00Z" w16du:dateUtc="2024-09-17T02:08:00Z">
        <w:r>
          <w:rPr>
            <w:noProof/>
            <w:webHidden/>
          </w:rPr>
          <w:fldChar w:fldCharType="end"/>
        </w:r>
        <w:r w:rsidRPr="003D4156">
          <w:rPr>
            <w:rStyle w:val="Hyperlink"/>
            <w:noProof/>
          </w:rPr>
          <w:fldChar w:fldCharType="end"/>
        </w:r>
      </w:ins>
    </w:p>
    <w:p w14:paraId="5408B243" w14:textId="2AEBD477" w:rsidR="002570FE" w:rsidRDefault="002570FE">
      <w:pPr>
        <w:pStyle w:val="TOC1"/>
        <w:tabs>
          <w:tab w:val="right" w:leader="dot" w:pos="8990"/>
        </w:tabs>
        <w:rPr>
          <w:ins w:id="20" w:author="Pistorino, Dan" w:date="2024-09-16T22:08:00Z" w16du:dateUtc="2024-09-17T02:08:00Z"/>
          <w:b w:val="0"/>
          <w:bCs w:val="0"/>
          <w:caps w:val="0"/>
          <w:noProof/>
          <w:color w:val="auto"/>
          <w:kern w:val="2"/>
          <w:sz w:val="24"/>
          <w:szCs w:val="24"/>
          <w:lang w:eastAsia="en-US"/>
          <w14:ligatures w14:val="standardContextual"/>
        </w:rPr>
      </w:pPr>
      <w:ins w:id="21"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"_Toc177416914"</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Abstract</w:t>
        </w:r>
        <w:r>
          <w:rPr>
            <w:noProof/>
            <w:webHidden/>
          </w:rPr>
          <w:tab/>
        </w:r>
        <w:r>
          <w:rPr>
            <w:noProof/>
            <w:webHidden/>
          </w:rPr>
          <w:fldChar w:fldCharType="begin"/>
        </w:r>
        <w:r>
          <w:rPr>
            <w:noProof/>
            <w:webHidden/>
          </w:rPr>
          <w:instrText xml:space="preserve"> PAGEREF _Toc177416914 \h </w:instrText>
        </w:r>
        <w:r>
          <w:rPr>
            <w:noProof/>
            <w:webHidden/>
          </w:rPr>
        </w:r>
      </w:ins>
      <w:r>
        <w:rPr>
          <w:noProof/>
          <w:webHidden/>
        </w:rPr>
        <w:fldChar w:fldCharType="separate"/>
      </w:r>
      <w:ins w:id="22" w:author="Pistorino, Dan" w:date="2024-09-16T22:09:00Z" w16du:dateUtc="2024-09-17T02:09:00Z">
        <w:r w:rsidR="00017005">
          <w:rPr>
            <w:noProof/>
            <w:webHidden/>
          </w:rPr>
          <w:t>3</w:t>
        </w:r>
      </w:ins>
      <w:ins w:id="23" w:author="Pistorino, Dan" w:date="2024-09-16T22:08:00Z" w16du:dateUtc="2024-09-17T02:08:00Z">
        <w:r>
          <w:rPr>
            <w:noProof/>
            <w:webHidden/>
          </w:rPr>
          <w:fldChar w:fldCharType="end"/>
        </w:r>
        <w:r w:rsidRPr="003D4156">
          <w:rPr>
            <w:rStyle w:val="Hyperlink"/>
            <w:noProof/>
          </w:rPr>
          <w:fldChar w:fldCharType="end"/>
        </w:r>
      </w:ins>
    </w:p>
    <w:p w14:paraId="6CAB858F" w14:textId="7B670788" w:rsidR="002570FE" w:rsidRDefault="002570FE">
      <w:pPr>
        <w:pStyle w:val="TOC1"/>
        <w:tabs>
          <w:tab w:val="right" w:leader="dot" w:pos="8990"/>
        </w:tabs>
        <w:rPr>
          <w:ins w:id="24" w:author="Pistorino, Dan" w:date="2024-09-16T22:08:00Z" w16du:dateUtc="2024-09-17T02:08:00Z"/>
          <w:b w:val="0"/>
          <w:bCs w:val="0"/>
          <w:caps w:val="0"/>
          <w:noProof/>
          <w:color w:val="auto"/>
          <w:kern w:val="2"/>
          <w:sz w:val="24"/>
          <w:szCs w:val="24"/>
          <w:lang w:eastAsia="en-US"/>
          <w14:ligatures w14:val="standardContextual"/>
        </w:rPr>
      </w:pPr>
      <w:ins w:id="25"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"_Toc177416915"</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Introduction</w:t>
        </w:r>
        <w:r>
          <w:rPr>
            <w:noProof/>
            <w:webHidden/>
          </w:rPr>
          <w:tab/>
        </w:r>
        <w:r>
          <w:rPr>
            <w:noProof/>
            <w:webHidden/>
          </w:rPr>
          <w:fldChar w:fldCharType="begin"/>
        </w:r>
        <w:r>
          <w:rPr>
            <w:noProof/>
            <w:webHidden/>
          </w:rPr>
          <w:instrText xml:space="preserve"> PAGEREF _Toc177416915 \h </w:instrText>
        </w:r>
        <w:r>
          <w:rPr>
            <w:noProof/>
            <w:webHidden/>
          </w:rPr>
        </w:r>
      </w:ins>
      <w:r>
        <w:rPr>
          <w:noProof/>
          <w:webHidden/>
        </w:rPr>
        <w:fldChar w:fldCharType="separate"/>
      </w:r>
      <w:ins w:id="26" w:author="Pistorino, Dan" w:date="2024-09-16T22:09:00Z" w16du:dateUtc="2024-09-17T02:09:00Z">
        <w:r w:rsidR="00017005">
          <w:rPr>
            <w:noProof/>
            <w:webHidden/>
          </w:rPr>
          <w:t>3</w:t>
        </w:r>
      </w:ins>
      <w:ins w:id="27" w:author="Pistorino, Dan" w:date="2024-09-16T22:08:00Z" w16du:dateUtc="2024-09-17T02:08:00Z">
        <w:r>
          <w:rPr>
            <w:noProof/>
            <w:webHidden/>
          </w:rPr>
          <w:fldChar w:fldCharType="end"/>
        </w:r>
        <w:r w:rsidRPr="003D4156">
          <w:rPr>
            <w:rStyle w:val="Hyperlink"/>
            <w:noProof/>
          </w:rPr>
          <w:fldChar w:fldCharType="end"/>
        </w:r>
      </w:ins>
    </w:p>
    <w:p w14:paraId="0B2FBB42" w14:textId="14EE2EB3" w:rsidR="002570FE" w:rsidRDefault="002570FE">
      <w:pPr>
        <w:pStyle w:val="TOC1"/>
        <w:tabs>
          <w:tab w:val="right" w:leader="dot" w:pos="8990"/>
        </w:tabs>
        <w:rPr>
          <w:ins w:id="28" w:author="Pistorino, Dan" w:date="2024-09-16T22:08:00Z" w16du:dateUtc="2024-09-17T02:08:00Z"/>
          <w:b w:val="0"/>
          <w:bCs w:val="0"/>
          <w:caps w:val="0"/>
          <w:noProof/>
          <w:color w:val="auto"/>
          <w:kern w:val="2"/>
          <w:sz w:val="24"/>
          <w:szCs w:val="24"/>
          <w:lang w:eastAsia="en-US"/>
          <w14:ligatures w14:val="standardContextual"/>
        </w:rPr>
      </w:pPr>
      <w:ins w:id="29"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"_Toc177416916"</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Project Objectives</w:t>
        </w:r>
        <w:r>
          <w:rPr>
            <w:noProof/>
            <w:webHidden/>
          </w:rPr>
          <w:tab/>
        </w:r>
        <w:r>
          <w:rPr>
            <w:noProof/>
            <w:webHidden/>
          </w:rPr>
          <w:fldChar w:fldCharType="begin"/>
        </w:r>
        <w:r>
          <w:rPr>
            <w:noProof/>
            <w:webHidden/>
          </w:rPr>
          <w:instrText xml:space="preserve"> PAGEREF _Toc177416916 \h </w:instrText>
        </w:r>
        <w:r>
          <w:rPr>
            <w:noProof/>
            <w:webHidden/>
          </w:rPr>
        </w:r>
      </w:ins>
      <w:r>
        <w:rPr>
          <w:noProof/>
          <w:webHidden/>
        </w:rPr>
        <w:fldChar w:fldCharType="separate"/>
      </w:r>
      <w:ins w:id="30" w:author="Pistorino, Dan" w:date="2024-09-16T22:09:00Z" w16du:dateUtc="2024-09-17T02:09:00Z">
        <w:r w:rsidR="00017005">
          <w:rPr>
            <w:noProof/>
            <w:webHidden/>
          </w:rPr>
          <w:t>4</w:t>
        </w:r>
      </w:ins>
      <w:ins w:id="31" w:author="Pistorino, Dan" w:date="2024-09-16T22:08:00Z" w16du:dateUtc="2024-09-17T02:08:00Z">
        <w:r>
          <w:rPr>
            <w:noProof/>
            <w:webHidden/>
          </w:rPr>
          <w:fldChar w:fldCharType="end"/>
        </w:r>
        <w:r w:rsidRPr="003D4156">
          <w:rPr>
            <w:rStyle w:val="Hyperlink"/>
            <w:noProof/>
          </w:rPr>
          <w:fldChar w:fldCharType="end"/>
        </w:r>
      </w:ins>
    </w:p>
    <w:p w14:paraId="412F93A4" w14:textId="6FEA8BF0" w:rsidR="002570FE" w:rsidRDefault="002570FE">
      <w:pPr>
        <w:pStyle w:val="TOC1"/>
        <w:tabs>
          <w:tab w:val="right" w:leader="dot" w:pos="8990"/>
        </w:tabs>
        <w:rPr>
          <w:ins w:id="32" w:author="Pistorino, Dan" w:date="2024-09-16T22:08:00Z" w16du:dateUtc="2024-09-17T02:08:00Z"/>
          <w:b w:val="0"/>
          <w:bCs w:val="0"/>
          <w:caps w:val="0"/>
          <w:noProof/>
          <w:color w:val="auto"/>
          <w:kern w:val="2"/>
          <w:sz w:val="24"/>
          <w:szCs w:val="24"/>
          <w:lang w:eastAsia="en-US"/>
          <w14:ligatures w14:val="standardContextual"/>
        </w:rPr>
      </w:pPr>
      <w:ins w:id="33"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"_Toc177416917"</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Concept/Technology Selection</w:t>
        </w:r>
        <w:r>
          <w:rPr>
            <w:noProof/>
            <w:webHidden/>
          </w:rPr>
          <w:tab/>
        </w:r>
        <w:r>
          <w:rPr>
            <w:noProof/>
            <w:webHidden/>
          </w:rPr>
          <w:fldChar w:fldCharType="begin"/>
        </w:r>
        <w:r>
          <w:rPr>
            <w:noProof/>
            <w:webHidden/>
          </w:rPr>
          <w:instrText xml:space="preserve"> PAGEREF _Toc177416917 \h </w:instrText>
        </w:r>
        <w:r>
          <w:rPr>
            <w:noProof/>
            <w:webHidden/>
          </w:rPr>
        </w:r>
      </w:ins>
      <w:r>
        <w:rPr>
          <w:noProof/>
          <w:webHidden/>
        </w:rPr>
        <w:fldChar w:fldCharType="separate"/>
      </w:r>
      <w:ins w:id="34" w:author="Pistorino, Dan" w:date="2024-09-16T22:09:00Z" w16du:dateUtc="2024-09-17T02:09:00Z">
        <w:r w:rsidR="00017005">
          <w:rPr>
            <w:noProof/>
            <w:webHidden/>
          </w:rPr>
          <w:t>4</w:t>
        </w:r>
      </w:ins>
      <w:ins w:id="35" w:author="Pistorino, Dan" w:date="2024-09-16T22:08:00Z" w16du:dateUtc="2024-09-17T02:08:00Z">
        <w:r>
          <w:rPr>
            <w:noProof/>
            <w:webHidden/>
          </w:rPr>
          <w:fldChar w:fldCharType="end"/>
        </w:r>
        <w:r w:rsidRPr="003D4156">
          <w:rPr>
            <w:rStyle w:val="Hyperlink"/>
            <w:noProof/>
          </w:rPr>
          <w:fldChar w:fldCharType="end"/>
        </w:r>
      </w:ins>
    </w:p>
    <w:p w14:paraId="593FCB0D" w14:textId="7A842C75" w:rsidR="002570FE" w:rsidRDefault="002570FE">
      <w:pPr>
        <w:pStyle w:val="TOC1"/>
        <w:tabs>
          <w:tab w:val="right" w:leader="dot" w:pos="8990"/>
        </w:tabs>
        <w:rPr>
          <w:ins w:id="36" w:author="Pistorino, Dan" w:date="2024-09-16T22:08:00Z" w16du:dateUtc="2024-09-17T02:08:00Z"/>
          <w:b w:val="0"/>
          <w:bCs w:val="0"/>
          <w:caps w:val="0"/>
          <w:noProof/>
          <w:color w:val="auto"/>
          <w:kern w:val="2"/>
          <w:sz w:val="24"/>
          <w:szCs w:val="24"/>
          <w:lang w:eastAsia="en-US"/>
          <w14:ligatures w14:val="standardContextual"/>
        </w:rPr>
      </w:pPr>
      <w:ins w:id="37"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"_Toc177416918"</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Project Plan</w:t>
        </w:r>
        <w:r>
          <w:rPr>
            <w:noProof/>
            <w:webHidden/>
          </w:rPr>
          <w:tab/>
        </w:r>
        <w:r>
          <w:rPr>
            <w:noProof/>
            <w:webHidden/>
          </w:rPr>
          <w:fldChar w:fldCharType="begin"/>
        </w:r>
        <w:r>
          <w:rPr>
            <w:noProof/>
            <w:webHidden/>
          </w:rPr>
          <w:instrText xml:space="preserve"> PAGEREF _Toc177416918 \h </w:instrText>
        </w:r>
        <w:r>
          <w:rPr>
            <w:noProof/>
            <w:webHidden/>
          </w:rPr>
        </w:r>
      </w:ins>
      <w:r>
        <w:rPr>
          <w:noProof/>
          <w:webHidden/>
        </w:rPr>
        <w:fldChar w:fldCharType="separate"/>
      </w:r>
      <w:ins w:id="38" w:author="Pistorino, Dan" w:date="2024-09-16T22:09:00Z" w16du:dateUtc="2024-09-17T02:09:00Z">
        <w:r w:rsidR="00017005">
          <w:rPr>
            <w:noProof/>
            <w:webHidden/>
          </w:rPr>
          <w:t>8</w:t>
        </w:r>
      </w:ins>
      <w:ins w:id="39" w:author="Pistorino, Dan" w:date="2024-09-16T22:08:00Z" w16du:dateUtc="2024-09-17T02:08:00Z">
        <w:r>
          <w:rPr>
            <w:noProof/>
            <w:webHidden/>
          </w:rPr>
          <w:fldChar w:fldCharType="end"/>
        </w:r>
        <w:r w:rsidRPr="003D4156">
          <w:rPr>
            <w:rStyle w:val="Hyperlink"/>
            <w:noProof/>
          </w:rPr>
          <w:fldChar w:fldCharType="end"/>
        </w:r>
      </w:ins>
    </w:p>
    <w:p w14:paraId="7F5D8EB5" w14:textId="176A08D0" w:rsidR="002570FE" w:rsidRDefault="002570FE">
      <w:pPr>
        <w:pStyle w:val="TOC1"/>
        <w:tabs>
          <w:tab w:val="right" w:leader="dot" w:pos="8990"/>
        </w:tabs>
        <w:rPr>
          <w:ins w:id="40" w:author="Pistorino, Dan" w:date="2024-09-16T22:08:00Z" w16du:dateUtc="2024-09-17T02:08:00Z"/>
          <w:b w:val="0"/>
          <w:bCs w:val="0"/>
          <w:caps w:val="0"/>
          <w:noProof/>
          <w:color w:val="auto"/>
          <w:kern w:val="2"/>
          <w:sz w:val="24"/>
          <w:szCs w:val="24"/>
          <w:lang w:eastAsia="en-US"/>
          <w14:ligatures w14:val="standardContextual"/>
        </w:rPr>
      </w:pPr>
      <w:ins w:id="41"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"_Toc177416919"</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Gantt Chart</w:t>
        </w:r>
        <w:r>
          <w:rPr>
            <w:noProof/>
            <w:webHidden/>
          </w:rPr>
          <w:tab/>
        </w:r>
        <w:r>
          <w:rPr>
            <w:noProof/>
            <w:webHidden/>
          </w:rPr>
          <w:fldChar w:fldCharType="begin"/>
        </w:r>
        <w:r>
          <w:rPr>
            <w:noProof/>
            <w:webHidden/>
          </w:rPr>
          <w:instrText xml:space="preserve"> PAGEREF _Toc177416919 \h </w:instrText>
        </w:r>
        <w:r>
          <w:rPr>
            <w:noProof/>
            <w:webHidden/>
          </w:rPr>
        </w:r>
      </w:ins>
      <w:r>
        <w:rPr>
          <w:noProof/>
          <w:webHidden/>
        </w:rPr>
        <w:fldChar w:fldCharType="separate"/>
      </w:r>
      <w:ins w:id="42" w:author="Pistorino, Dan" w:date="2024-09-16T22:09:00Z" w16du:dateUtc="2024-09-17T02:09:00Z">
        <w:r w:rsidR="00017005">
          <w:rPr>
            <w:noProof/>
            <w:webHidden/>
          </w:rPr>
          <w:t>9</w:t>
        </w:r>
      </w:ins>
      <w:ins w:id="43" w:author="Pistorino, Dan" w:date="2024-09-16T22:08:00Z" w16du:dateUtc="2024-09-17T02:08:00Z">
        <w:r>
          <w:rPr>
            <w:noProof/>
            <w:webHidden/>
          </w:rPr>
          <w:fldChar w:fldCharType="end"/>
        </w:r>
        <w:r w:rsidRPr="003D4156">
          <w:rPr>
            <w:rStyle w:val="Hyperlink"/>
            <w:noProof/>
          </w:rPr>
          <w:fldChar w:fldCharType="end"/>
        </w:r>
      </w:ins>
    </w:p>
    <w:p w14:paraId="43389F8E" w14:textId="1F7739DA" w:rsidR="002570FE" w:rsidRDefault="002570FE">
      <w:pPr>
        <w:pStyle w:val="TOC1"/>
        <w:tabs>
          <w:tab w:val="right" w:leader="dot" w:pos="8990"/>
        </w:tabs>
        <w:rPr>
          <w:ins w:id="44" w:author="Pistorino, Dan" w:date="2024-09-16T22:08:00Z" w16du:dateUtc="2024-09-17T02:08:00Z"/>
          <w:b w:val="0"/>
          <w:bCs w:val="0"/>
          <w:caps w:val="0"/>
          <w:noProof/>
          <w:color w:val="auto"/>
          <w:kern w:val="2"/>
          <w:sz w:val="24"/>
          <w:szCs w:val="24"/>
          <w:lang w:eastAsia="en-US"/>
          <w14:ligatures w14:val="standardContextual"/>
        </w:rPr>
      </w:pPr>
      <w:ins w:id="45"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"_Toc177416920"</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Business Case</w:t>
        </w:r>
        <w:r>
          <w:rPr>
            <w:noProof/>
            <w:webHidden/>
          </w:rPr>
          <w:tab/>
        </w:r>
        <w:r>
          <w:rPr>
            <w:noProof/>
            <w:webHidden/>
          </w:rPr>
          <w:fldChar w:fldCharType="begin"/>
        </w:r>
        <w:r>
          <w:rPr>
            <w:noProof/>
            <w:webHidden/>
          </w:rPr>
          <w:instrText xml:space="preserve"> PAGEREF _Toc177416920 \h </w:instrText>
        </w:r>
        <w:r>
          <w:rPr>
            <w:noProof/>
            <w:webHidden/>
          </w:rPr>
        </w:r>
      </w:ins>
      <w:r>
        <w:rPr>
          <w:noProof/>
          <w:webHidden/>
        </w:rPr>
        <w:fldChar w:fldCharType="separate"/>
      </w:r>
      <w:ins w:id="46" w:author="Pistorino, Dan" w:date="2024-09-16T22:09:00Z" w16du:dateUtc="2024-09-17T02:09:00Z">
        <w:r w:rsidR="00017005">
          <w:rPr>
            <w:noProof/>
            <w:webHidden/>
          </w:rPr>
          <w:t>9</w:t>
        </w:r>
      </w:ins>
      <w:ins w:id="47" w:author="Pistorino, Dan" w:date="2024-09-16T22:08:00Z" w16du:dateUtc="2024-09-17T02:08:00Z">
        <w:r>
          <w:rPr>
            <w:noProof/>
            <w:webHidden/>
          </w:rPr>
          <w:fldChar w:fldCharType="end"/>
        </w:r>
        <w:r w:rsidRPr="003D4156">
          <w:rPr>
            <w:rStyle w:val="Hyperlink"/>
            <w:noProof/>
          </w:rPr>
          <w:fldChar w:fldCharType="end"/>
        </w:r>
      </w:ins>
    </w:p>
    <w:p w14:paraId="6E4DD057" w14:textId="76F8E2A5" w:rsidR="002570FE" w:rsidRDefault="002570FE">
      <w:pPr>
        <w:pStyle w:val="TOC1"/>
        <w:tabs>
          <w:tab w:val="right" w:leader="dot" w:pos="8990"/>
        </w:tabs>
        <w:rPr>
          <w:ins w:id="48" w:author="Pistorino, Dan" w:date="2024-09-16T22:08:00Z" w16du:dateUtc="2024-09-17T02:08:00Z"/>
          <w:b w:val="0"/>
          <w:bCs w:val="0"/>
          <w:caps w:val="0"/>
          <w:noProof/>
          <w:color w:val="auto"/>
          <w:kern w:val="2"/>
          <w:sz w:val="24"/>
          <w:szCs w:val="24"/>
          <w:lang w:eastAsia="en-US"/>
          <w14:ligatures w14:val="standardContextual"/>
        </w:rPr>
      </w:pPr>
      <w:ins w:id="49"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"_Toc177416921"</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Future Works</w:t>
        </w:r>
        <w:r>
          <w:rPr>
            <w:noProof/>
            <w:webHidden/>
          </w:rPr>
          <w:tab/>
        </w:r>
        <w:r>
          <w:rPr>
            <w:noProof/>
            <w:webHidden/>
          </w:rPr>
          <w:fldChar w:fldCharType="begin"/>
        </w:r>
        <w:r>
          <w:rPr>
            <w:noProof/>
            <w:webHidden/>
          </w:rPr>
          <w:instrText xml:space="preserve"> PAGEREF _Toc177416921 \h </w:instrText>
        </w:r>
        <w:r>
          <w:rPr>
            <w:noProof/>
            <w:webHidden/>
          </w:rPr>
        </w:r>
      </w:ins>
      <w:r>
        <w:rPr>
          <w:noProof/>
          <w:webHidden/>
        </w:rPr>
        <w:fldChar w:fldCharType="separate"/>
      </w:r>
      <w:ins w:id="50" w:author="Pistorino, Dan" w:date="2024-09-16T22:09:00Z" w16du:dateUtc="2024-09-17T02:09:00Z">
        <w:r w:rsidR="00017005">
          <w:rPr>
            <w:noProof/>
            <w:webHidden/>
          </w:rPr>
          <w:t>9</w:t>
        </w:r>
      </w:ins>
      <w:ins w:id="51" w:author="Pistorino, Dan" w:date="2024-09-16T22:08:00Z" w16du:dateUtc="2024-09-17T02:08:00Z">
        <w:r>
          <w:rPr>
            <w:noProof/>
            <w:webHidden/>
          </w:rPr>
          <w:fldChar w:fldCharType="end"/>
        </w:r>
        <w:r w:rsidRPr="003D4156">
          <w:rPr>
            <w:rStyle w:val="Hyperlink"/>
            <w:noProof/>
          </w:rPr>
          <w:fldChar w:fldCharType="end"/>
        </w:r>
      </w:ins>
    </w:p>
    <w:p w14:paraId="3A3E9DEE" w14:textId="570288A2" w:rsidR="002570FE" w:rsidRDefault="002570FE">
      <w:pPr>
        <w:pStyle w:val="TOC1"/>
        <w:tabs>
          <w:tab w:val="right" w:leader="dot" w:pos="8990"/>
        </w:tabs>
        <w:rPr>
          <w:ins w:id="52" w:author="Pistorino, Dan" w:date="2024-09-16T22:08:00Z" w16du:dateUtc="2024-09-17T02:08:00Z"/>
          <w:b w:val="0"/>
          <w:bCs w:val="0"/>
          <w:caps w:val="0"/>
          <w:noProof/>
          <w:color w:val="auto"/>
          <w:kern w:val="2"/>
          <w:sz w:val="24"/>
          <w:szCs w:val="24"/>
          <w:lang w:eastAsia="en-US"/>
          <w14:ligatures w14:val="standardContextual"/>
        </w:rPr>
      </w:pPr>
      <w:ins w:id="53" w:author="Pistorino, Dan" w:date="2024-09-16T22:08:00Z" w16du:dateUtc="2024-09-17T02:08:00Z">
        <w:r w:rsidRPr="003D4156">
          <w:rPr>
            <w:rStyle w:val="Hyperlink"/>
            <w:noProof/>
          </w:rPr>
          <w:fldChar w:fldCharType="begin"/>
        </w:r>
        <w:r w:rsidRPr="003D4156">
          <w:rPr>
            <w:rStyle w:val="Hyperlink"/>
            <w:noProof/>
          </w:rPr>
          <w:instrText xml:space="preserve"> </w:instrText>
        </w:r>
        <w:r>
          <w:rPr>
            <w:noProof/>
          </w:rPr>
          <w:instrText>HYPERLINK \l "_Toc177416922"</w:instrText>
        </w:r>
        <w:r w:rsidRPr="003D4156">
          <w:rPr>
            <w:rStyle w:val="Hyperlink"/>
            <w:noProof/>
          </w:rPr>
          <w:instrText xml:space="preserve"> </w:instrText>
        </w:r>
        <w:r w:rsidRPr="003D4156">
          <w:rPr>
            <w:rStyle w:val="Hyperlink"/>
            <w:noProof/>
          </w:rPr>
        </w:r>
        <w:r w:rsidRPr="003D4156">
          <w:rPr>
            <w:rStyle w:val="Hyperlink"/>
            <w:noProof/>
          </w:rPr>
          <w:fldChar w:fldCharType="separate"/>
        </w:r>
        <w:r w:rsidRPr="003D4156">
          <w:rPr>
            <w:rStyle w:val="Hyperlink"/>
            <w:noProof/>
          </w:rPr>
          <w:t>References</w:t>
        </w:r>
        <w:r>
          <w:rPr>
            <w:noProof/>
            <w:webHidden/>
          </w:rPr>
          <w:tab/>
        </w:r>
        <w:r>
          <w:rPr>
            <w:noProof/>
            <w:webHidden/>
          </w:rPr>
          <w:fldChar w:fldCharType="begin"/>
        </w:r>
        <w:r>
          <w:rPr>
            <w:noProof/>
            <w:webHidden/>
          </w:rPr>
          <w:instrText xml:space="preserve"> PAGEREF _Toc177416922 \h </w:instrText>
        </w:r>
        <w:r>
          <w:rPr>
            <w:noProof/>
            <w:webHidden/>
          </w:rPr>
        </w:r>
      </w:ins>
      <w:r>
        <w:rPr>
          <w:noProof/>
          <w:webHidden/>
        </w:rPr>
        <w:fldChar w:fldCharType="separate"/>
      </w:r>
      <w:ins w:id="54" w:author="Pistorino, Dan" w:date="2024-09-16T22:09:00Z" w16du:dateUtc="2024-09-17T02:09:00Z">
        <w:r w:rsidR="00017005">
          <w:rPr>
            <w:noProof/>
            <w:webHidden/>
          </w:rPr>
          <w:t>10</w:t>
        </w:r>
      </w:ins>
      <w:ins w:id="55" w:author="Pistorino, Dan" w:date="2024-09-16T22:08:00Z" w16du:dateUtc="2024-09-17T02:08:00Z">
        <w:r>
          <w:rPr>
            <w:noProof/>
            <w:webHidden/>
          </w:rPr>
          <w:fldChar w:fldCharType="end"/>
        </w:r>
        <w:r w:rsidRPr="003D4156">
          <w:rPr>
            <w:rStyle w:val="Hyperlink"/>
            <w:noProof/>
          </w:rPr>
          <w:fldChar w:fldCharType="end"/>
        </w:r>
      </w:ins>
    </w:p>
    <w:p w14:paraId="24FEA2DE" w14:textId="0F3D84E9" w:rsidR="00E37971" w:rsidDel="00442D4E" w:rsidRDefault="34EA5212" w:rsidP="34EA5212">
      <w:pPr>
        <w:pStyle w:val="TOC1"/>
        <w:tabs>
          <w:tab w:val="right" w:leader="dot" w:pos="8985"/>
        </w:tabs>
        <w:rPr>
          <w:del w:id="56" w:author="Pistorino, Dan" w:date="2024-09-16T21:37:00Z" w16du:dateUtc="2024-09-17T01:37:00Z"/>
          <w:b w:val="0"/>
          <w:bCs w:val="0"/>
          <w:caps w:val="0"/>
          <w:noProof/>
          <w:color w:val="auto"/>
          <w:kern w:val="2"/>
          <w:sz w:val="24"/>
          <w:szCs w:val="24"/>
          <w:lang w:eastAsia="en-US"/>
          <w14:ligatures w14:val="standardContextual"/>
        </w:rPr>
      </w:pPr>
      <w:del w:id="57" w:author="Pistorino, Dan" w:date="2024-09-16T21:37:00Z" w16du:dateUtc="2024-09-17T01:37:00Z">
        <w:r w:rsidRPr="00442D4E" w:rsidDel="00442D4E">
          <w:rPr>
            <w:noProof/>
            <w:rPrChange w:id="58" w:author="Pistorino, Dan" w:date="2024-09-16T21:37:00Z" w16du:dateUtc="2024-09-17T01:37:00Z">
              <w:rPr>
                <w:rStyle w:val="Hyperlink"/>
              </w:rPr>
            </w:rPrChange>
          </w:rPr>
          <w:delText>Table of Contents</w:delText>
        </w:r>
        <w:r w:rsidR="1FEA3C36" w:rsidDel="00442D4E">
          <w:rPr>
            <w:noProof/>
          </w:rPr>
          <w:tab/>
        </w:r>
        <w:r w:rsidRPr="00442D4E" w:rsidDel="00442D4E">
          <w:rPr>
            <w:noProof/>
            <w:rPrChange w:id="59" w:author="Pistorino, Dan" w:date="2024-09-16T21:37:00Z" w16du:dateUtc="2024-09-17T01:37:00Z">
              <w:rPr>
                <w:rStyle w:val="Hyperlink"/>
              </w:rPr>
            </w:rPrChange>
          </w:rPr>
          <w:delText>1</w:delText>
        </w:r>
      </w:del>
    </w:p>
    <w:p w14:paraId="57BAF6FD" w14:textId="1649A7ED" w:rsidR="00E37971" w:rsidDel="00442D4E" w:rsidRDefault="34EA5212" w:rsidP="34EA5212">
      <w:pPr>
        <w:pStyle w:val="TOC1"/>
        <w:tabs>
          <w:tab w:val="right" w:leader="dot" w:pos="8985"/>
        </w:tabs>
        <w:rPr>
          <w:del w:id="60" w:author="Pistorino, Dan" w:date="2024-09-16T21:37:00Z" w16du:dateUtc="2024-09-17T01:37:00Z"/>
          <w:b w:val="0"/>
          <w:bCs w:val="0"/>
          <w:caps w:val="0"/>
          <w:noProof/>
          <w:color w:val="auto"/>
          <w:kern w:val="2"/>
          <w:sz w:val="24"/>
          <w:szCs w:val="24"/>
          <w:lang w:eastAsia="en-US"/>
          <w14:ligatures w14:val="standardContextual"/>
        </w:rPr>
      </w:pPr>
      <w:del w:id="61" w:author="Pistorino, Dan" w:date="2024-09-16T21:37:00Z" w16du:dateUtc="2024-09-17T01:37:00Z">
        <w:r w:rsidRPr="00442D4E" w:rsidDel="00442D4E">
          <w:rPr>
            <w:noProof/>
            <w:rPrChange w:id="62" w:author="Pistorino, Dan" w:date="2024-09-16T21:37:00Z" w16du:dateUtc="2024-09-17T01:37:00Z">
              <w:rPr>
                <w:rStyle w:val="Hyperlink"/>
              </w:rPr>
            </w:rPrChange>
          </w:rPr>
          <w:delText>Project Summary</w:delText>
        </w:r>
        <w:r w:rsidR="1FEA3C36" w:rsidDel="00442D4E">
          <w:rPr>
            <w:noProof/>
          </w:rPr>
          <w:tab/>
        </w:r>
        <w:r w:rsidRPr="00442D4E" w:rsidDel="00442D4E">
          <w:rPr>
            <w:noProof/>
            <w:rPrChange w:id="63" w:author="Pistorino, Dan" w:date="2024-09-16T21:37:00Z" w16du:dateUtc="2024-09-17T01:37:00Z">
              <w:rPr>
                <w:rStyle w:val="Hyperlink"/>
              </w:rPr>
            </w:rPrChange>
          </w:rPr>
          <w:delText>2</w:delText>
        </w:r>
      </w:del>
    </w:p>
    <w:p w14:paraId="3AA227AB" w14:textId="6E229C2D" w:rsidR="00E37971" w:rsidDel="00442D4E" w:rsidRDefault="34EA5212" w:rsidP="34EA5212">
      <w:pPr>
        <w:pStyle w:val="TOC1"/>
        <w:tabs>
          <w:tab w:val="right" w:leader="dot" w:pos="8985"/>
        </w:tabs>
        <w:rPr>
          <w:del w:id="64" w:author="Pistorino, Dan" w:date="2024-09-16T21:37:00Z" w16du:dateUtc="2024-09-17T01:37:00Z"/>
          <w:b w:val="0"/>
          <w:bCs w:val="0"/>
          <w:caps w:val="0"/>
          <w:noProof/>
          <w:color w:val="auto"/>
          <w:kern w:val="2"/>
          <w:sz w:val="24"/>
          <w:szCs w:val="24"/>
          <w:lang w:eastAsia="en-US"/>
          <w14:ligatures w14:val="standardContextual"/>
        </w:rPr>
      </w:pPr>
      <w:del w:id="65" w:author="Pistorino, Dan" w:date="2024-09-16T21:37:00Z" w16du:dateUtc="2024-09-17T01:37:00Z">
        <w:r w:rsidRPr="00442D4E" w:rsidDel="00442D4E">
          <w:rPr>
            <w:noProof/>
            <w:rPrChange w:id="66" w:author="Pistorino, Dan" w:date="2024-09-16T21:37:00Z" w16du:dateUtc="2024-09-17T01:37:00Z">
              <w:rPr>
                <w:rStyle w:val="Hyperlink"/>
              </w:rPr>
            </w:rPrChange>
          </w:rPr>
          <w:delText>Abstract</w:delText>
        </w:r>
        <w:r w:rsidR="1FEA3C36" w:rsidDel="00442D4E">
          <w:rPr>
            <w:noProof/>
          </w:rPr>
          <w:tab/>
        </w:r>
        <w:r w:rsidRPr="00442D4E" w:rsidDel="00442D4E">
          <w:rPr>
            <w:noProof/>
            <w:rPrChange w:id="67" w:author="Pistorino, Dan" w:date="2024-09-16T21:37:00Z" w16du:dateUtc="2024-09-17T01:37:00Z">
              <w:rPr>
                <w:rStyle w:val="Hyperlink"/>
              </w:rPr>
            </w:rPrChange>
          </w:rPr>
          <w:delText>3</w:delText>
        </w:r>
      </w:del>
    </w:p>
    <w:p w14:paraId="79D8AA34" w14:textId="555DA0D1" w:rsidR="00E37971" w:rsidDel="00442D4E" w:rsidRDefault="34EA5212" w:rsidP="34EA5212">
      <w:pPr>
        <w:pStyle w:val="TOC1"/>
        <w:tabs>
          <w:tab w:val="right" w:leader="dot" w:pos="8985"/>
        </w:tabs>
        <w:rPr>
          <w:del w:id="68" w:author="Pistorino, Dan" w:date="2024-09-16T21:37:00Z" w16du:dateUtc="2024-09-17T01:37:00Z"/>
          <w:b w:val="0"/>
          <w:bCs w:val="0"/>
          <w:caps w:val="0"/>
          <w:noProof/>
          <w:color w:val="auto"/>
          <w:kern w:val="2"/>
          <w:sz w:val="24"/>
          <w:szCs w:val="24"/>
          <w:lang w:eastAsia="en-US"/>
          <w14:ligatures w14:val="standardContextual"/>
        </w:rPr>
      </w:pPr>
      <w:del w:id="69" w:author="Pistorino, Dan" w:date="2024-09-16T21:37:00Z" w16du:dateUtc="2024-09-17T01:37:00Z">
        <w:r w:rsidRPr="00442D4E" w:rsidDel="00442D4E">
          <w:rPr>
            <w:noProof/>
            <w:rPrChange w:id="70" w:author="Pistorino, Dan" w:date="2024-09-16T21:37:00Z" w16du:dateUtc="2024-09-17T01:37:00Z">
              <w:rPr>
                <w:rStyle w:val="Hyperlink"/>
              </w:rPr>
            </w:rPrChange>
          </w:rPr>
          <w:delText>Introduction</w:delText>
        </w:r>
        <w:r w:rsidR="1FEA3C36" w:rsidDel="00442D4E">
          <w:rPr>
            <w:noProof/>
          </w:rPr>
          <w:tab/>
        </w:r>
        <w:r w:rsidRPr="00442D4E" w:rsidDel="00442D4E">
          <w:rPr>
            <w:noProof/>
            <w:rPrChange w:id="71" w:author="Pistorino, Dan" w:date="2024-09-16T21:37:00Z" w16du:dateUtc="2024-09-17T01:37:00Z">
              <w:rPr>
                <w:rStyle w:val="Hyperlink"/>
              </w:rPr>
            </w:rPrChange>
          </w:rPr>
          <w:delText>3</w:delText>
        </w:r>
      </w:del>
    </w:p>
    <w:p w14:paraId="080679FD" w14:textId="63AA2320" w:rsidR="00E37971" w:rsidDel="00442D4E" w:rsidRDefault="34EA5212" w:rsidP="34EA5212">
      <w:pPr>
        <w:pStyle w:val="TOC1"/>
        <w:tabs>
          <w:tab w:val="right" w:leader="dot" w:pos="8985"/>
        </w:tabs>
        <w:rPr>
          <w:del w:id="72" w:author="Pistorino, Dan" w:date="2024-09-16T21:37:00Z" w16du:dateUtc="2024-09-17T01:37:00Z"/>
          <w:b w:val="0"/>
          <w:bCs w:val="0"/>
          <w:caps w:val="0"/>
          <w:noProof/>
          <w:color w:val="auto"/>
          <w:kern w:val="2"/>
          <w:sz w:val="24"/>
          <w:szCs w:val="24"/>
          <w:lang w:eastAsia="en-US"/>
          <w14:ligatures w14:val="standardContextual"/>
        </w:rPr>
      </w:pPr>
      <w:del w:id="73" w:author="Pistorino, Dan" w:date="2024-09-16T21:37:00Z" w16du:dateUtc="2024-09-17T01:37:00Z">
        <w:r w:rsidRPr="00442D4E" w:rsidDel="00442D4E">
          <w:rPr>
            <w:noProof/>
            <w:rPrChange w:id="74" w:author="Pistorino, Dan" w:date="2024-09-16T21:37:00Z" w16du:dateUtc="2024-09-17T01:37:00Z">
              <w:rPr>
                <w:rStyle w:val="Hyperlink"/>
              </w:rPr>
            </w:rPrChange>
          </w:rPr>
          <w:delText>Project Objectives</w:delText>
        </w:r>
        <w:r w:rsidR="1FEA3C36" w:rsidDel="00442D4E">
          <w:rPr>
            <w:noProof/>
          </w:rPr>
          <w:tab/>
        </w:r>
        <w:r w:rsidRPr="00442D4E" w:rsidDel="00442D4E">
          <w:rPr>
            <w:noProof/>
            <w:rPrChange w:id="75" w:author="Pistorino, Dan" w:date="2024-09-16T21:37:00Z" w16du:dateUtc="2024-09-17T01:37:00Z">
              <w:rPr>
                <w:rStyle w:val="Hyperlink"/>
              </w:rPr>
            </w:rPrChange>
          </w:rPr>
          <w:delText>4</w:delText>
        </w:r>
      </w:del>
    </w:p>
    <w:p w14:paraId="7B82A45E" w14:textId="51591D7C" w:rsidR="00E37971" w:rsidDel="00442D4E" w:rsidRDefault="34EA5212" w:rsidP="34EA5212">
      <w:pPr>
        <w:pStyle w:val="TOC1"/>
        <w:tabs>
          <w:tab w:val="right" w:leader="dot" w:pos="8985"/>
        </w:tabs>
        <w:rPr>
          <w:del w:id="76" w:author="Pistorino, Dan" w:date="2024-09-16T21:37:00Z" w16du:dateUtc="2024-09-17T01:37:00Z"/>
          <w:b w:val="0"/>
          <w:bCs w:val="0"/>
          <w:caps w:val="0"/>
          <w:noProof/>
          <w:color w:val="auto"/>
          <w:kern w:val="2"/>
          <w:sz w:val="24"/>
          <w:szCs w:val="24"/>
          <w:lang w:eastAsia="en-US"/>
          <w14:ligatures w14:val="standardContextual"/>
        </w:rPr>
      </w:pPr>
      <w:del w:id="77" w:author="Pistorino, Dan" w:date="2024-09-16T21:37:00Z" w16du:dateUtc="2024-09-17T01:37:00Z">
        <w:r w:rsidRPr="00442D4E" w:rsidDel="00442D4E">
          <w:rPr>
            <w:noProof/>
            <w:rPrChange w:id="78" w:author="Pistorino, Dan" w:date="2024-09-16T21:37:00Z" w16du:dateUtc="2024-09-17T01:37:00Z">
              <w:rPr>
                <w:rStyle w:val="Hyperlink"/>
              </w:rPr>
            </w:rPrChange>
          </w:rPr>
          <w:delText>Concept/Technology Selection</w:delText>
        </w:r>
        <w:r w:rsidR="1FEA3C36" w:rsidDel="00442D4E">
          <w:rPr>
            <w:noProof/>
          </w:rPr>
          <w:tab/>
        </w:r>
        <w:r w:rsidRPr="00442D4E" w:rsidDel="00442D4E">
          <w:rPr>
            <w:noProof/>
            <w:rPrChange w:id="79" w:author="Pistorino, Dan" w:date="2024-09-16T21:37:00Z" w16du:dateUtc="2024-09-17T01:37:00Z">
              <w:rPr>
                <w:rStyle w:val="Hyperlink"/>
              </w:rPr>
            </w:rPrChange>
          </w:rPr>
          <w:delText>4</w:delText>
        </w:r>
      </w:del>
    </w:p>
    <w:p w14:paraId="5DE89299" w14:textId="0687862B" w:rsidR="00E37971" w:rsidDel="00442D4E" w:rsidRDefault="34EA5212" w:rsidP="34EA5212">
      <w:pPr>
        <w:pStyle w:val="TOC1"/>
        <w:tabs>
          <w:tab w:val="right" w:leader="dot" w:pos="8985"/>
        </w:tabs>
        <w:rPr>
          <w:del w:id="80" w:author="Pistorino, Dan" w:date="2024-09-16T21:37:00Z" w16du:dateUtc="2024-09-17T01:37:00Z"/>
          <w:b w:val="0"/>
          <w:bCs w:val="0"/>
          <w:caps w:val="0"/>
          <w:noProof/>
          <w:color w:val="auto"/>
          <w:kern w:val="2"/>
          <w:sz w:val="24"/>
          <w:szCs w:val="24"/>
          <w:lang w:eastAsia="en-US"/>
          <w14:ligatures w14:val="standardContextual"/>
        </w:rPr>
      </w:pPr>
      <w:del w:id="81" w:author="Pistorino, Dan" w:date="2024-09-16T21:37:00Z" w16du:dateUtc="2024-09-17T01:37:00Z">
        <w:r w:rsidRPr="00442D4E" w:rsidDel="00442D4E">
          <w:rPr>
            <w:noProof/>
            <w:rPrChange w:id="82" w:author="Pistorino, Dan" w:date="2024-09-16T21:37:00Z" w16du:dateUtc="2024-09-17T01:37:00Z">
              <w:rPr>
                <w:rStyle w:val="Hyperlink"/>
              </w:rPr>
            </w:rPrChange>
          </w:rPr>
          <w:delText>Project Plan</w:delText>
        </w:r>
        <w:r w:rsidR="1FEA3C36" w:rsidDel="00442D4E">
          <w:rPr>
            <w:noProof/>
          </w:rPr>
          <w:tab/>
        </w:r>
        <w:r w:rsidRPr="00442D4E" w:rsidDel="00442D4E">
          <w:rPr>
            <w:noProof/>
            <w:rPrChange w:id="83" w:author="Pistorino, Dan" w:date="2024-09-16T21:37:00Z" w16du:dateUtc="2024-09-17T01:37:00Z">
              <w:rPr>
                <w:rStyle w:val="Hyperlink"/>
              </w:rPr>
            </w:rPrChange>
          </w:rPr>
          <w:delText>4</w:delText>
        </w:r>
      </w:del>
    </w:p>
    <w:p w14:paraId="3E4CD984" w14:textId="62C6AAEE" w:rsidR="00E37971" w:rsidDel="00442D4E" w:rsidRDefault="34EA5212" w:rsidP="34EA5212">
      <w:pPr>
        <w:pStyle w:val="TOC1"/>
        <w:tabs>
          <w:tab w:val="right" w:leader="dot" w:pos="8985"/>
        </w:tabs>
        <w:rPr>
          <w:del w:id="84" w:author="Pistorino, Dan" w:date="2024-09-16T21:37:00Z" w16du:dateUtc="2024-09-17T01:37:00Z"/>
          <w:b w:val="0"/>
          <w:bCs w:val="0"/>
          <w:caps w:val="0"/>
          <w:noProof/>
          <w:color w:val="auto"/>
          <w:kern w:val="2"/>
          <w:sz w:val="24"/>
          <w:szCs w:val="24"/>
          <w:lang w:eastAsia="en-US"/>
          <w14:ligatures w14:val="standardContextual"/>
        </w:rPr>
      </w:pPr>
      <w:del w:id="85" w:author="Pistorino, Dan" w:date="2024-09-16T21:37:00Z" w16du:dateUtc="2024-09-17T01:37:00Z">
        <w:r w:rsidRPr="00442D4E" w:rsidDel="00442D4E">
          <w:rPr>
            <w:noProof/>
            <w:rPrChange w:id="86" w:author="Pistorino, Dan" w:date="2024-09-16T21:37:00Z" w16du:dateUtc="2024-09-17T01:37:00Z">
              <w:rPr>
                <w:rStyle w:val="Hyperlink"/>
              </w:rPr>
            </w:rPrChange>
          </w:rPr>
          <w:delText>Gantt Chart</w:delText>
        </w:r>
        <w:r w:rsidR="1FEA3C36" w:rsidDel="00442D4E">
          <w:rPr>
            <w:noProof/>
          </w:rPr>
          <w:tab/>
        </w:r>
        <w:r w:rsidRPr="00442D4E" w:rsidDel="00442D4E">
          <w:rPr>
            <w:noProof/>
            <w:rPrChange w:id="87" w:author="Pistorino, Dan" w:date="2024-09-16T21:37:00Z" w16du:dateUtc="2024-09-17T01:37:00Z">
              <w:rPr>
                <w:rStyle w:val="Hyperlink"/>
              </w:rPr>
            </w:rPrChange>
          </w:rPr>
          <w:delText>4</w:delText>
        </w:r>
      </w:del>
    </w:p>
    <w:p w14:paraId="25415FF1" w14:textId="56492BC7" w:rsidR="00E37971" w:rsidDel="00442D4E" w:rsidRDefault="34EA5212" w:rsidP="34EA5212">
      <w:pPr>
        <w:pStyle w:val="TOC1"/>
        <w:tabs>
          <w:tab w:val="right" w:leader="dot" w:pos="8985"/>
        </w:tabs>
        <w:rPr>
          <w:del w:id="88" w:author="Pistorino, Dan" w:date="2024-09-16T21:37:00Z" w16du:dateUtc="2024-09-17T01:37:00Z"/>
          <w:b w:val="0"/>
          <w:bCs w:val="0"/>
          <w:caps w:val="0"/>
          <w:noProof/>
          <w:color w:val="auto"/>
          <w:kern w:val="2"/>
          <w:sz w:val="24"/>
          <w:szCs w:val="24"/>
          <w:lang w:eastAsia="en-US"/>
          <w14:ligatures w14:val="standardContextual"/>
        </w:rPr>
      </w:pPr>
      <w:del w:id="89" w:author="Pistorino, Dan" w:date="2024-09-16T21:37:00Z" w16du:dateUtc="2024-09-17T01:37:00Z">
        <w:r w:rsidRPr="00442D4E" w:rsidDel="00442D4E">
          <w:rPr>
            <w:noProof/>
            <w:rPrChange w:id="90" w:author="Pistorino, Dan" w:date="2024-09-16T21:37:00Z" w16du:dateUtc="2024-09-17T01:37:00Z">
              <w:rPr>
                <w:rStyle w:val="Hyperlink"/>
              </w:rPr>
            </w:rPrChange>
          </w:rPr>
          <w:delText>Business Case</w:delText>
        </w:r>
        <w:r w:rsidR="1FEA3C36" w:rsidDel="00442D4E">
          <w:rPr>
            <w:noProof/>
          </w:rPr>
          <w:tab/>
        </w:r>
        <w:r w:rsidRPr="00442D4E" w:rsidDel="00442D4E">
          <w:rPr>
            <w:noProof/>
            <w:rPrChange w:id="91" w:author="Pistorino, Dan" w:date="2024-09-16T21:37:00Z" w16du:dateUtc="2024-09-17T01:37:00Z">
              <w:rPr>
                <w:rStyle w:val="Hyperlink"/>
              </w:rPr>
            </w:rPrChange>
          </w:rPr>
          <w:delText>4</w:delText>
        </w:r>
      </w:del>
    </w:p>
    <w:p w14:paraId="580A62DC" w14:textId="192E0EFB" w:rsidR="00E37971" w:rsidDel="00442D4E" w:rsidRDefault="34EA5212" w:rsidP="34EA5212">
      <w:pPr>
        <w:pStyle w:val="TOC1"/>
        <w:tabs>
          <w:tab w:val="right" w:leader="dot" w:pos="8985"/>
        </w:tabs>
        <w:rPr>
          <w:del w:id="92" w:author="Pistorino, Dan" w:date="2024-09-16T21:37:00Z" w16du:dateUtc="2024-09-17T01:37:00Z"/>
          <w:b w:val="0"/>
          <w:bCs w:val="0"/>
          <w:caps w:val="0"/>
          <w:noProof/>
          <w:color w:val="auto"/>
          <w:kern w:val="2"/>
          <w:sz w:val="24"/>
          <w:szCs w:val="24"/>
          <w:lang w:eastAsia="en-US"/>
          <w14:ligatures w14:val="standardContextual"/>
        </w:rPr>
      </w:pPr>
      <w:del w:id="93" w:author="Pistorino, Dan" w:date="2024-09-16T21:37:00Z" w16du:dateUtc="2024-09-17T01:37:00Z">
        <w:r w:rsidRPr="00442D4E" w:rsidDel="00442D4E">
          <w:rPr>
            <w:noProof/>
            <w:rPrChange w:id="94" w:author="Pistorino, Dan" w:date="2024-09-16T21:37:00Z" w16du:dateUtc="2024-09-17T01:37:00Z">
              <w:rPr>
                <w:rStyle w:val="Hyperlink"/>
              </w:rPr>
            </w:rPrChange>
          </w:rPr>
          <w:delText>Future Works</w:delText>
        </w:r>
        <w:r w:rsidR="1FEA3C36" w:rsidDel="00442D4E">
          <w:rPr>
            <w:noProof/>
          </w:rPr>
          <w:tab/>
        </w:r>
        <w:r w:rsidRPr="00442D4E" w:rsidDel="00442D4E">
          <w:rPr>
            <w:noProof/>
            <w:rPrChange w:id="95" w:author="Pistorino, Dan" w:date="2024-09-16T21:37:00Z" w16du:dateUtc="2024-09-17T01:37:00Z">
              <w:rPr>
                <w:rStyle w:val="Hyperlink"/>
              </w:rPr>
            </w:rPrChange>
          </w:rPr>
          <w:delText>4</w:delText>
        </w:r>
      </w:del>
    </w:p>
    <w:p w14:paraId="2811F0A6" w14:textId="65A02CCA" w:rsidR="1FEA3C36" w:rsidRDefault="34EA5212" w:rsidP="1FEA3C36">
      <w:pPr>
        <w:pStyle w:val="TOC1"/>
        <w:tabs>
          <w:tab w:val="right" w:leader="dot" w:pos="8985"/>
        </w:tabs>
      </w:pPr>
      <w:del w:id="96" w:author="Pistorino, Dan" w:date="2024-09-16T21:37:00Z" w16du:dateUtc="2024-09-17T01:37:00Z">
        <w:r w:rsidRPr="00442D4E" w:rsidDel="00442D4E">
          <w:rPr>
            <w:noProof/>
            <w:rPrChange w:id="97" w:author="Pistorino, Dan" w:date="2024-09-16T21:37:00Z" w16du:dateUtc="2024-09-17T01:37:00Z">
              <w:rPr>
                <w:rStyle w:val="Hyperlink"/>
              </w:rPr>
            </w:rPrChange>
          </w:rPr>
          <w:delText>References</w:delText>
        </w:r>
        <w:r w:rsidR="1FEA3C36" w:rsidDel="00442D4E">
          <w:rPr>
            <w:noProof/>
          </w:rPr>
          <w:tab/>
        </w:r>
        <w:r w:rsidRPr="00442D4E" w:rsidDel="00442D4E">
          <w:rPr>
            <w:noProof/>
            <w:rPrChange w:id="98" w:author="Pistorino, Dan" w:date="2024-09-16T21:37:00Z" w16du:dateUtc="2024-09-17T01:37:00Z">
              <w:rPr>
                <w:rStyle w:val="Hyperlink"/>
              </w:rPr>
            </w:rPrChange>
          </w:rPr>
          <w:delText>4</w:delText>
        </w:r>
      </w:del>
      <w:r w:rsidR="1FEA3C36">
        <w:fldChar w:fldCharType="end"/>
      </w:r>
    </w:p>
    <w:p w14:paraId="62FD1E54" w14:textId="064D9AF7" w:rsidR="00053ACA" w:rsidRDefault="00053ACA" w:rsidP="00D17AF7">
      <w:pPr>
        <w:sectPr w:rsidR="00053ACA" w:rsidSect="00CF1174">
          <w:headerReference w:type="first" r:id="rId17"/>
          <w:pgSz w:w="12240" w:h="15840" w:code="1"/>
          <w:pgMar w:top="891" w:right="1224" w:bottom="2160" w:left="2016" w:header="720" w:footer="360" w:gutter="0"/>
          <w:cols w:space="720"/>
          <w:titlePg/>
          <w:docGrid w:linePitch="360"/>
        </w:sectPr>
      </w:pPr>
    </w:p>
    <w:p w14:paraId="141602E5" w14:textId="3BF8A512" w:rsidR="009C6C28" w:rsidRPr="006207DA" w:rsidRDefault="00300551" w:rsidP="006207DA">
      <w:pPr>
        <w:pStyle w:val="Heading1"/>
      </w:pPr>
      <w:bookmarkStart w:id="99" w:name="_Toc177416913"/>
      <w:r w:rsidRPr="34EA5212">
        <w:rPr>
          <w:rFonts w:cstheme="minorBidi"/>
          <w:szCs w:val="32"/>
        </w:rPr>
        <w:lastRenderedPageBreak/>
        <w:t xml:space="preserve">Project </w:t>
      </w:r>
      <w:r w:rsidR="008D32FE" w:rsidRPr="34EA5212">
        <w:rPr>
          <w:rFonts w:cstheme="minorBidi"/>
          <w:szCs w:val="32"/>
        </w:rPr>
        <w:t>Summary</w:t>
      </w:r>
      <w:bookmarkEnd w:id="99"/>
    </w:p>
    <w:p w14:paraId="67D550D5" w14:textId="1398D017" w:rsidR="00C274DF" w:rsidRDefault="7B901935" w:rsidP="34EA5212">
      <w:pPr>
        <w:pStyle w:val="Heading1"/>
        <w:spacing w:before="360" w:after="80" w:line="276" w:lineRule="auto"/>
        <w:rPr>
          <w:rFonts w:cstheme="minorBidi"/>
          <w:szCs w:val="32"/>
        </w:rPr>
      </w:pPr>
      <w:bookmarkStart w:id="100" w:name="_Toc177416914"/>
      <w:r w:rsidRPr="34EA5212">
        <w:rPr>
          <w:rFonts w:cstheme="minorBidi"/>
          <w:szCs w:val="32"/>
        </w:rPr>
        <w:t>Abstract</w:t>
      </w:r>
      <w:bookmarkEnd w:id="100"/>
    </w:p>
    <w:p w14:paraId="16D2247A" w14:textId="0645E64B" w:rsidR="00C274DF" w:rsidRDefault="7B901935" w:rsidP="75027768">
      <w:pPr>
        <w:spacing w:after="200" w:line="276" w:lineRule="auto"/>
      </w:pPr>
      <w:r>
        <w:t xml:space="preserve">IoT4Ag developed a system for organizing and distributing sensor data in </w:t>
      </w:r>
      <w:r w:rsidR="6AE0A698">
        <w:t>agricultural</w:t>
      </w:r>
      <w:r>
        <w:t xml:space="preserve"> environments. The system’s ground base station collects and organizes data, coordinates autonomous drones, controls wireless power transmission, and monitors battery health. </w:t>
      </w:r>
      <w:r w:rsidR="00E222DE">
        <w:t>Current c</w:t>
      </w:r>
      <w:r>
        <w:t xml:space="preserve">ommunication between the base station and sensor nodes uses a </w:t>
      </w:r>
      <w:r w:rsidR="00A31E2A">
        <w:t>range-limited</w:t>
      </w:r>
      <w:r>
        <w:t xml:space="preserve"> and </w:t>
      </w:r>
      <w:r w:rsidR="00A31E2A">
        <w:t>power-intensive</w:t>
      </w:r>
      <w:r>
        <w:t xml:space="preserve"> Wi-Fi protocol. </w:t>
      </w:r>
      <w:r w:rsidR="004A3222">
        <w:t>This project</w:t>
      </w:r>
      <w:r>
        <w:t xml:space="preserve"> </w:t>
      </w:r>
      <w:r w:rsidR="00AF0B37">
        <w:t xml:space="preserve">replaces the sensor’s Wi-Fi communication network </w:t>
      </w:r>
      <w:r w:rsidR="005E4D5E">
        <w:t xml:space="preserve">with the low-power </w:t>
      </w:r>
      <w:r>
        <w:t xml:space="preserve">LoRaWAN </w:t>
      </w:r>
      <w:r w:rsidR="005E4D5E">
        <w:t>technology</w:t>
      </w:r>
      <w:r w:rsidR="00E222DE">
        <w:t xml:space="preserve"> and designs the nodes for subterranean deployment</w:t>
      </w:r>
      <w:r w:rsidR="005E4D5E">
        <w:t xml:space="preserve">. </w:t>
      </w:r>
    </w:p>
    <w:p w14:paraId="62C1E385" w14:textId="2C0B2680" w:rsidR="00C274DF" w:rsidRDefault="7B901935" w:rsidP="34EA5212">
      <w:pPr>
        <w:pStyle w:val="Heading1"/>
        <w:spacing w:before="360" w:after="80" w:line="276" w:lineRule="auto"/>
        <w:rPr>
          <w:rFonts w:cstheme="minorBidi"/>
          <w:szCs w:val="32"/>
        </w:rPr>
      </w:pPr>
      <w:bookmarkStart w:id="101" w:name="_Toc177416915"/>
      <w:r w:rsidRPr="34EA5212">
        <w:rPr>
          <w:rFonts w:cstheme="minorBidi"/>
          <w:szCs w:val="32"/>
        </w:rPr>
        <w:t>Introduction</w:t>
      </w:r>
      <w:bookmarkEnd w:id="101"/>
    </w:p>
    <w:p w14:paraId="64FAE0AB" w14:textId="3A632978" w:rsidR="00C274DF" w:rsidRDefault="7B901935" w:rsidP="4D9770E9">
      <w:pPr>
        <w:spacing w:after="200" w:line="276" w:lineRule="auto"/>
      </w:pPr>
      <w:r>
        <w:t xml:space="preserve">The agriculture industry needs an efficient solution for collecting, organizing, and distributing sensor data in a natural environment. </w:t>
      </w:r>
      <w:r w:rsidR="0446D1E1">
        <w:t>In [</w:t>
      </w:r>
      <w:r w:rsidR="7967D70C">
        <w:t>2</w:t>
      </w:r>
      <w:r w:rsidR="6A4637DD">
        <w:t>] sensor</w:t>
      </w:r>
      <w:r>
        <w:t xml:space="preserve"> data is shown to provide the industry with the ability to recognize, target, and treat yield</w:t>
      </w:r>
      <w:r w:rsidR="00B24B10">
        <w:t>-</w:t>
      </w:r>
      <w:r>
        <w:t>effecting conditions. IoT4Ag is developing a system to meet this need.</w:t>
      </w:r>
    </w:p>
    <w:p w14:paraId="5EEFE6F2" w14:textId="24B96005" w:rsidR="00C274DF" w:rsidDel="00E37318" w:rsidRDefault="00E37318" w:rsidP="4D9770E9">
      <w:pPr>
        <w:spacing w:after="200" w:line="276" w:lineRule="auto"/>
        <w:rPr>
          <w:del w:id="102" w:author="Pistorino, Dan" w:date="2024-09-16T14:25:00Z" w16du:dateUtc="2024-09-16T18:25:00Z"/>
        </w:rPr>
      </w:pPr>
      <w:ins w:id="103" w:author="Pistorino, Dan" w:date="2024-09-16T14:25:00Z" w16du:dateUtc="2024-09-16T18:25:00Z">
        <w:r>
          <w:t xml:space="preserve">In 2020, </w:t>
        </w:r>
      </w:ins>
      <w:customXmlInsRangeStart w:id="104" w:author="Pistorino, Dan" w:date="2024-09-16T14:25:00Z"/>
      <w:sdt>
        <w:sdtPr>
          <w:id w:val="1283614656"/>
          <w:citation/>
        </w:sdtPr>
        <w:sdtContent>
          <w:customXmlInsRangeEnd w:id="104"/>
          <w:ins w:id="105" w:author="Pistorino, Dan" w:date="2024-09-16T14:25:00Z" w16du:dateUtc="2024-09-16T18:25:00Z">
            <w:r>
              <w:fldChar w:fldCharType="begin"/>
            </w:r>
            <w:r>
              <w:instrText xml:space="preserve">CITATION Placeholder1 \l 1033 </w:instrText>
            </w:r>
            <w:r>
              <w:fldChar w:fldCharType="separate"/>
            </w:r>
          </w:ins>
          <w:ins w:id="106" w:author="Pistorino, Dan" w:date="2024-09-16T22:08:00Z" w16du:dateUtc="2024-09-17T02:08:00Z">
            <w:r w:rsidR="002570FE" w:rsidRPr="002570FE">
              <w:rPr>
                <w:noProof/>
                <w:rPrChange w:id="107" w:author="Pistorino, Dan" w:date="2024-09-16T22:08:00Z" w16du:dateUtc="2024-09-17T02:08:00Z">
                  <w:rPr>
                    <w:rFonts w:eastAsia="Times New Roman"/>
                  </w:rPr>
                </w:rPrChange>
              </w:rPr>
              <w:t>[1]</w:t>
            </w:r>
          </w:ins>
          <w:ins w:id="108" w:author="Pistorino, Dan" w:date="2024-09-16T14:25:00Z" w16du:dateUtc="2024-09-16T18:25:00Z">
            <w:r>
              <w:fldChar w:fldCharType="end"/>
            </w:r>
          </w:ins>
          <w:customXmlInsRangeStart w:id="109" w:author="Pistorino, Dan" w:date="2024-09-16T14:25:00Z"/>
        </w:sdtContent>
      </w:sdt>
      <w:customXmlInsRangeEnd w:id="109"/>
      <w:ins w:id="110" w:author="Pistorino, Dan" w:date="2024-09-16T14:25:00Z" w16du:dateUtc="2024-09-16T18:25:00Z">
        <w:r>
          <w:t xml:space="preserve"> published similar use of LoRaWAN in IoT4Ag for monitoring food storage. Their process differs in both external systems and environmental constraints. Like our design, their nodes transmit sensor data over LoRaWAN. The sensors monitor food storage in a powered environment, whereas our sensors will operate underground using stored power. Their Internet connection uses Wi-Fi, whereas ours uses a Starlink modem. Eliminating the idle Wi-Fi connection allows us to achieve lower power use and operate in fully </w:t>
        </w:r>
      </w:ins>
      <w:ins w:id="111" w:author="Pistorino, Dan" w:date="2024-09-16T14:26:00Z" w16du:dateUtc="2024-09-16T18:26:00Z">
        <w:r>
          <w:t xml:space="preserve">remote environments. </w:t>
        </w:r>
      </w:ins>
      <w:ins w:id="112" w:author="Pistorino, Dan" w:date="2024-09-16T14:25:00Z" w16du:dateUtc="2024-09-16T18:25:00Z">
        <w:r>
          <w:t>Our ambition is to make a LoRaWAN node to operate with the lowest power consumption we can manage whilst still transmitting our sensor data at the frequency we need it.</w:t>
        </w:r>
      </w:ins>
      <w:del w:id="113" w:author="Pistorino, Dan" w:date="2024-09-16T14:25:00Z" w16du:dateUtc="2024-09-16T18:25:00Z">
        <w:r w:rsidR="00B24B10" w:rsidDel="00E37318">
          <w:delText>In 2020</w:delText>
        </w:r>
        <w:r w:rsidR="7B901935" w:rsidDel="00E37318">
          <w:delText>A paper [</w:delText>
        </w:r>
        <w:r w:rsidR="08399E6D" w:rsidDel="00E37318">
          <w:delText>1] published</w:delText>
        </w:r>
        <w:r w:rsidR="7B901935" w:rsidDel="00E37318">
          <w:delText xml:space="preserve"> in 2020 uses a similar idea for LoRaWAN applications in IoT4Ag to monitor food storage, but they differ in our goals in certain criteria. One example is the use of Wi-Fi to connect the nodes to the internet and relay the LoRaWAN packets, which we will not be doing and in turn eliminating some of the power used to have an idle Wi-Fi connection. Our ambition it to make out LoRaWAN node to operate with the lowest power consumption we can manage whilst still transmitting our sensor data at the frequency we need it.</w:delText>
        </w:r>
      </w:del>
    </w:p>
    <w:p w14:paraId="18C06D6A" w14:textId="375BC181" w:rsidR="00C274DF" w:rsidRDefault="00261DC5" w:rsidP="00C274DF">
      <w:r w:rsidRPr="75027768">
        <w:rPr>
          <w:noProof/>
        </w:rPr>
        <w:t xml:space="preserve"> </w:t>
      </w:r>
      <w:r w:rsidR="004D20D7">
        <w:br w:type="page"/>
      </w:r>
    </w:p>
    <w:p w14:paraId="2D09CA4A" w14:textId="2E2C168F" w:rsidR="00C274DF" w:rsidRDefault="00C274DF" w:rsidP="00C274DF">
      <w:pPr>
        <w:spacing w:after="0"/>
      </w:pPr>
      <w:r>
        <w:rPr>
          <w:noProof/>
          <w:lang w:val="en-AU" w:eastAsia="en-AU"/>
        </w:rPr>
        <w:lastRenderedPageBreak/>
        <mc:AlternateContent>
          <mc:Choice Requires="wps">
            <w:drawing>
              <wp:anchor distT="0" distB="0" distL="114300" distR="114300" simplePos="0" relativeHeight="251658241" behindDoc="0" locked="1" layoutInCell="1" allowOverlap="1" wp14:anchorId="70A17DD8" wp14:editId="6C6A3AD9">
                <wp:simplePos x="0" y="0"/>
                <wp:positionH relativeFrom="column">
                  <wp:posOffset>-1280160</wp:posOffset>
                </wp:positionH>
                <wp:positionV relativeFrom="paragraph">
                  <wp:posOffset>-571500</wp:posOffset>
                </wp:positionV>
                <wp:extent cx="219456" cy="10186416"/>
                <wp:effectExtent l="0" t="0" r="9525" b="5715"/>
                <wp:wrapNone/>
                <wp:docPr id="1"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9456" cy="10186416"/>
                        </a:xfrm>
                        <a:prstGeom prst="rect">
                          <a:avLst/>
                        </a:prstGeom>
                        <a:solidFill>
                          <a:srgbClr val="178C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v:rect id="Rectangle 3" style="position:absolute;margin-left:-100.8pt;margin-top:-45pt;width:17.3pt;height:802.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178cdb" stroked="f" strokeweight="1pt" w14:anchorId="4F0A8A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">
                <w10:anchorlock/>
              </v:rect>
            </w:pict>
          </mc:Fallback>
        </mc:AlternateContent>
      </w:r>
    </w:p>
    <w:p w14:paraId="78B1367F" w14:textId="155579F8" w:rsidR="009C6C28" w:rsidRDefault="008D32FE">
      <w:pPr>
        <w:pStyle w:val="Heading1"/>
      </w:pPr>
      <w:bookmarkStart w:id="114" w:name="_Toc177416916"/>
      <w:r>
        <w:t>Project Objectives</w:t>
      </w:r>
      <w:bookmarkEnd w:id="114"/>
    </w:p>
    <w:p w14:paraId="332D5605" w14:textId="77777777" w:rsidR="00D50F7F" w:rsidRDefault="0026692D" w:rsidP="004D43EB">
      <w:pPr>
        <w:rPr>
          <w:ins w:id="115" w:author="Pistorino, Dan" w:date="2024-09-16T14:27:00Z" w16du:dateUtc="2024-09-16T18:27:00Z"/>
        </w:rPr>
      </w:pPr>
      <w:r>
        <w:rPr>
          <w:noProof/>
        </w:rPr>
        <mc:AlternateContent>
          <mc:Choice Requires="wps">
            <w:drawing>
              <wp:anchor distT="0" distB="0" distL="114300" distR="114300" simplePos="0" relativeHeight="251658247" behindDoc="1" locked="0" layoutInCell="1" allowOverlap="1" wp14:anchorId="7B10386E" wp14:editId="3389633C">
                <wp:simplePos x="0" y="0"/>
                <wp:positionH relativeFrom="column">
                  <wp:posOffset>3508375</wp:posOffset>
                </wp:positionH>
                <wp:positionV relativeFrom="paragraph">
                  <wp:posOffset>4918075</wp:posOffset>
                </wp:positionV>
                <wp:extent cx="2435225" cy="635"/>
                <wp:effectExtent l="0" t="0" r="0" b="0"/>
                <wp:wrapTight wrapText="bothSides">
                  <wp:wrapPolygon edited="0">
                    <wp:start x="0" y="0"/>
                    <wp:lineTo x="0" y="21600"/>
                    <wp:lineTo x="21600" y="21600"/>
                    <wp:lineTo x="21600" y="0"/>
                  </wp:wrapPolygon>
                </wp:wrapTight>
                <wp:docPr id="762629025" name="Text Box 1"/>
                <wp:cNvGraphicFramePr/>
                <a:graphic xmlns:a="http://schemas.openxmlformats.org/drawingml/2006/main">
                  <a:graphicData uri="http://schemas.microsoft.com/office/word/2010/wordprocessingShape">
                    <wps:wsp>
                      <wps:cNvSpPr txBox="1"/>
                      <wps:spPr>
                        <a:xfrm>
                          <a:off x="0" y="0"/>
                          <a:ext cx="2435225" cy="635"/>
                        </a:xfrm>
                        <a:prstGeom prst="rect">
                          <a:avLst/>
                        </a:prstGeom>
                        <a:solidFill>
                          <a:prstClr val="white"/>
                        </a:solidFill>
                        <a:ln>
                          <a:noFill/>
                        </a:ln>
                      </wps:spPr>
                      <wps:txbx>
                        <w:txbxContent>
                          <w:p w14:paraId="2644E180" w14:textId="06DE43AF" w:rsidR="0026692D" w:rsidRPr="00380F65" w:rsidRDefault="0026692D" w:rsidP="0026692D">
                            <w:pPr>
                              <w:pStyle w:val="Caption"/>
                              <w:rPr>
                                <w:color w:val="000000" w:themeColor="text1"/>
                                <w:szCs w:val="20"/>
                              </w:rPr>
                            </w:pPr>
                            <w:r>
                              <w:t xml:space="preserve">Figure </w:t>
                            </w:r>
                            <w:fldSimple w:instr=" SEQ Figure \* ARABIC ">
                              <w:r w:rsidR="00017005">
                                <w:rPr>
                                  <w:noProof/>
                                </w:rPr>
                                <w:t>1</w:t>
                              </w:r>
                            </w:fldSimple>
                            <w:r>
                              <w:t xml:space="preserve"> - Functional diagram showing the integration of the designed components (blue) into the existing drone port design (white)</w:t>
                            </w:r>
                            <w:r w:rsidR="00631FA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10386E" id="_x0000_t202" coordsize="21600,21600" o:spt="202" path="m,l,21600r21600,l21600,xe">
                <v:stroke joinstyle="miter"/>
                <v:path gradientshapeok="t" o:connecttype="rect"/>
              </v:shapetype>
              <v:shape id="Text Box 1" o:spid="_x0000_s1027" type="#_x0000_t202" style="position:absolute;margin-left:276.25pt;margin-top:387.25pt;width:191.7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dGQIAAD8EAAAOAAAAZHJzL2Uyb0RvYy54bWysU8Fu2zAMvQ/YPwi6L07SpRi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7p55vZdDr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" stroked="f">
                <v:textbox style="mso-fit-shape-to-text:t" inset="0,0,0,0">
                  <w:txbxContent>
                    <w:p w14:paraId="2644E180" w14:textId="06DE43AF" w:rsidR="0026692D" w:rsidRPr="00380F65" w:rsidRDefault="0026692D" w:rsidP="0026692D">
                      <w:pPr>
                        <w:pStyle w:val="Caption"/>
                        <w:rPr>
                          <w:color w:val="000000" w:themeColor="text1"/>
                          <w:szCs w:val="20"/>
                        </w:rPr>
                      </w:pPr>
                      <w:r>
                        <w:t xml:space="preserve">Figure </w:t>
                      </w:r>
                      <w:fldSimple w:instr=" SEQ Figure \* ARABIC ">
                        <w:r w:rsidR="00017005">
                          <w:rPr>
                            <w:noProof/>
                          </w:rPr>
                          <w:t>1</w:t>
                        </w:r>
                      </w:fldSimple>
                      <w:r>
                        <w:t xml:space="preserve"> - Functional diagram showing the integration of the designed components (blue) into the existing drone port design (white)</w:t>
                      </w:r>
                      <w:r w:rsidR="00631FA5">
                        <w:t>.</w:t>
                      </w:r>
                    </w:p>
                  </w:txbxContent>
                </v:textbox>
                <w10:wrap type="tight"/>
              </v:shape>
            </w:pict>
          </mc:Fallback>
        </mc:AlternateContent>
      </w:r>
      <w:r w:rsidR="00AE54C7" w:rsidRPr="00AE54C7">
        <w:rPr>
          <w:noProof/>
        </w:rPr>
        <w:drawing>
          <wp:anchor distT="0" distB="0" distL="114300" distR="114300" simplePos="0" relativeHeight="251658246" behindDoc="1" locked="0" layoutInCell="1" allowOverlap="1" wp14:anchorId="66157161" wp14:editId="2496686F">
            <wp:simplePos x="0" y="0"/>
            <wp:positionH relativeFrom="margin">
              <wp:align>right</wp:align>
            </wp:positionH>
            <wp:positionV relativeFrom="paragraph">
              <wp:posOffset>3810</wp:posOffset>
            </wp:positionV>
            <wp:extent cx="2435225" cy="4857115"/>
            <wp:effectExtent l="0" t="0" r="0" b="0"/>
            <wp:wrapTight wrapText="bothSides">
              <wp:wrapPolygon edited="0">
                <wp:start x="169" y="85"/>
                <wp:lineTo x="169" y="21433"/>
                <wp:lineTo x="21121" y="21433"/>
                <wp:lineTo x="21290" y="85"/>
                <wp:lineTo x="169" y="85"/>
              </wp:wrapPolygon>
            </wp:wrapTight>
            <wp:docPr id="1944275243"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75243" name="Picture 26" descr="A diagram of a computer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225" cy="485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DFC">
        <w:t xml:space="preserve">Design </w:t>
      </w:r>
      <w:r w:rsidR="00E2771B">
        <w:t xml:space="preserve">and build a </w:t>
      </w:r>
      <w:r w:rsidR="00C8555C">
        <w:t xml:space="preserve">subterranean </w:t>
      </w:r>
      <w:r w:rsidR="00E2771B">
        <w:t>LoRaWAN</w:t>
      </w:r>
      <w:r w:rsidR="00ED484E">
        <w:t xml:space="preserve">-based sensor network and integrate it into the existing </w:t>
      </w:r>
      <w:r w:rsidR="00631FA5">
        <w:t>drone p</w:t>
      </w:r>
      <w:r w:rsidR="00ED484E">
        <w:t>ort.</w:t>
      </w:r>
      <w:r w:rsidR="00AE54C7" w:rsidRPr="00AE54C7">
        <w:t xml:space="preserve"> </w:t>
      </w:r>
    </w:p>
    <w:p w14:paraId="3768D8AD" w14:textId="3E92416E" w:rsidR="00C8555C" w:rsidRDefault="0036176D" w:rsidP="004D43EB">
      <w:r>
        <w:t xml:space="preserve">The </w:t>
      </w:r>
      <w:ins w:id="116" w:author="Pistorino, Dan" w:date="2024-09-16T14:27:00Z" w16du:dateUtc="2024-09-16T18:27:00Z">
        <w:r w:rsidR="00D50F7F">
          <w:t xml:space="preserve">existing </w:t>
        </w:r>
      </w:ins>
      <w:ins w:id="117" w:author="Pistorino, Dan" w:date="2024-09-16T14:29:00Z" w16du:dateUtc="2024-09-16T18:29:00Z">
        <w:r w:rsidR="000F581C">
          <w:t xml:space="preserve">system includes a drone port station and a wireless charging technology. The </w:t>
        </w:r>
      </w:ins>
      <w:r>
        <w:t>drone port</w:t>
      </w:r>
      <w:r w:rsidR="00C8555C">
        <w:t xml:space="preserve"> station</w:t>
      </w:r>
      <w:r>
        <w:t xml:space="preserve"> </w:t>
      </w:r>
      <w:r w:rsidR="00C8555C">
        <w:t>houses and charges a drone that captures aerial image data. The </w:t>
      </w:r>
      <w:r>
        <w:t>station</w:t>
      </w:r>
      <w:ins w:id="118" w:author="Pistorino, Dan" w:date="2024-09-16T14:27:00Z" w16du:dateUtc="2024-09-16T18:27:00Z">
        <w:r w:rsidR="00D50F7F">
          <w:t>’s</w:t>
        </w:r>
      </w:ins>
      <w:del w:id="119" w:author="Pistorino, Dan" w:date="2024-09-16T14:27:00Z" w16du:dateUtc="2024-09-16T18:27:00Z">
        <w:r w:rsidDel="00D50F7F">
          <w:delText xml:space="preserve"> </w:delText>
        </w:r>
        <w:r w:rsidR="00C8555C" w:rsidDel="00D50F7F">
          <w:delText>houses a</w:delText>
        </w:r>
      </w:del>
      <w:r w:rsidR="00C8555C">
        <w:t xml:space="preserve"> Windows mini-PC </w:t>
      </w:r>
      <w:del w:id="120" w:author="Pistorino, Dan" w:date="2024-09-16T14:27:00Z" w16du:dateUtc="2024-09-16T18:27:00Z">
        <w:r w:rsidR="00C8555C" w:rsidDel="00DB3F7F">
          <w:delText xml:space="preserve">that </w:delText>
        </w:r>
      </w:del>
      <w:r w:rsidR="00C8555C">
        <w:t>connects to the Internet through a Starlink modem</w:t>
      </w:r>
      <w:ins w:id="121" w:author="Pistorino, Dan" w:date="2024-09-16T14:30:00Z" w16du:dateUtc="2024-09-16T18:30:00Z">
        <w:r w:rsidR="005B25D7">
          <w:t xml:space="preserve"> and provides remote access to the sensor data software</w:t>
        </w:r>
      </w:ins>
      <w:r w:rsidR="00C8555C">
        <w:t>.</w:t>
      </w:r>
      <w:r w:rsidR="00A3756F">
        <w:t xml:space="preserve"> The </w:t>
      </w:r>
      <w:ins w:id="122" w:author="Pistorino, Dan" w:date="2024-09-16T14:28:00Z" w16du:dateUtc="2024-09-16T18:28:00Z">
        <w:r w:rsidR="00DB3F7F">
          <w:t xml:space="preserve">existing </w:t>
        </w:r>
      </w:ins>
      <w:r w:rsidR="00A3756F">
        <w:t xml:space="preserve">wireless charger </w:t>
      </w:r>
      <w:del w:id="123" w:author="Pistorino, Dan" w:date="2024-09-16T14:27:00Z" w16du:dateUtc="2024-09-16T18:27:00Z">
        <w:r w:rsidR="00A3756F" w:rsidDel="00B51286">
          <w:delText xml:space="preserve">is </w:delText>
        </w:r>
      </w:del>
      <w:r w:rsidR="00A3756F">
        <w:t>mount</w:t>
      </w:r>
      <w:del w:id="124" w:author="Pistorino, Dan" w:date="2024-09-16T14:27:00Z" w16du:dateUtc="2024-09-16T18:27:00Z">
        <w:r w:rsidR="00A3756F" w:rsidDel="00B51286">
          <w:delText xml:space="preserve">ed </w:delText>
        </w:r>
      </w:del>
      <w:ins w:id="125" w:author="Pistorino, Dan" w:date="2024-09-16T14:27:00Z" w16du:dateUtc="2024-09-16T18:27:00Z">
        <w:r w:rsidR="00B51286">
          <w:t xml:space="preserve">s </w:t>
        </w:r>
      </w:ins>
      <w:r w:rsidR="00A3756F">
        <w:t xml:space="preserve">on an agricultural </w:t>
      </w:r>
      <w:del w:id="126" w:author="Pistorino, Dan" w:date="2024-09-16T14:26:00Z" w16du:dateUtc="2024-09-16T18:26:00Z">
        <w:r w:rsidR="00A3756F" w:rsidDel="00B51286">
          <w:delText xml:space="preserve">irrigation </w:delText>
        </w:r>
      </w:del>
      <w:ins w:id="127" w:author="Pistorino, Dan" w:date="2024-09-16T14:26:00Z" w16du:dateUtc="2024-09-16T18:26:00Z">
        <w:r w:rsidR="00B51286">
          <w:t xml:space="preserve">pivot </w:t>
        </w:r>
      </w:ins>
      <w:r w:rsidR="00A3756F">
        <w:t>arm and charges the subterranean sensor node</w:t>
      </w:r>
      <w:ins w:id="128" w:author="Pistorino, Dan" w:date="2024-09-16T14:28:00Z" w16du:dateUtc="2024-09-16T18:28:00Z">
        <w:r w:rsidR="00DB3F7F">
          <w:t>s’ batter</w:t>
        </w:r>
        <w:r w:rsidR="00C7698B">
          <w:t>y</w:t>
        </w:r>
      </w:ins>
      <w:r w:rsidR="00A3756F">
        <w:t xml:space="preserve"> as it passes</w:t>
      </w:r>
      <w:ins w:id="129" w:author="Pistorino, Dan" w:date="2024-09-16T14:28:00Z" w16du:dateUtc="2024-09-16T18:28:00Z">
        <w:r w:rsidR="00DB3F7F">
          <w:t xml:space="preserve"> above</w:t>
        </w:r>
      </w:ins>
      <w:r w:rsidR="00A3756F">
        <w:t>.</w:t>
      </w:r>
    </w:p>
    <w:p w14:paraId="4A961445" w14:textId="74E2AF37" w:rsidR="00B974EC" w:rsidRDefault="007D22DE" w:rsidP="004922E1">
      <w:pPr>
        <w:spacing w:after="120"/>
      </w:pPr>
      <w:r>
        <w:t xml:space="preserve">The </w:t>
      </w:r>
      <w:r w:rsidR="005573AF">
        <w:t>LoRaWAN sensor network will achieve the following goals:</w:t>
      </w:r>
    </w:p>
    <w:p w14:paraId="7BD2601A" w14:textId="2D27A6DE" w:rsidR="00B974EC" w:rsidDel="00405189" w:rsidRDefault="00B974EC" w:rsidP="00B974EC">
      <w:pPr>
        <w:pStyle w:val="ListParagraph"/>
        <w:numPr>
          <w:ilvl w:val="0"/>
          <w:numId w:val="16"/>
        </w:numPr>
        <w:rPr>
          <w:del w:id="130" w:author="Pistorino, Dan" w:date="2024-09-16T14:40:00Z" w16du:dateUtc="2024-09-16T18:40:00Z"/>
        </w:rPr>
      </w:pPr>
      <w:del w:id="131" w:author="Pistorino, Dan" w:date="2024-09-16T14:40:00Z" w16du:dateUtc="2024-09-16T18:40:00Z">
        <w:r w:rsidRPr="00B974EC" w:rsidDel="00405189">
          <w:delText xml:space="preserve">Add a LoRaWAN transceiver onto the existing drone port. </w:delText>
        </w:r>
      </w:del>
    </w:p>
    <w:p w14:paraId="2FAABF8D" w14:textId="0CA4C7A5" w:rsidR="000F3257" w:rsidRDefault="00D31EEA" w:rsidP="00B974EC">
      <w:pPr>
        <w:pStyle w:val="ListParagraph"/>
        <w:numPr>
          <w:ilvl w:val="0"/>
          <w:numId w:val="16"/>
        </w:numPr>
        <w:rPr>
          <w:ins w:id="132" w:author="Pistorino, Dan" w:date="2024-09-16T14:37:00Z" w16du:dateUtc="2024-09-16T18:37:00Z"/>
        </w:rPr>
      </w:pPr>
      <w:del w:id="133" w:author="Pistorino, Dan" w:date="2024-09-16T14:41:00Z" w16du:dateUtc="2024-09-16T18:41:00Z">
        <w:r w:rsidDel="00405189">
          <w:delText>Establish connection and data transfer protocol</w:delText>
        </w:r>
        <w:r w:rsidR="00B0779C" w:rsidDel="00405189">
          <w:delText xml:space="preserve"> to</w:delText>
        </w:r>
        <w:r w:rsidR="00B974EC" w:rsidDel="00405189">
          <w:delText xml:space="preserve"> </w:delText>
        </w:r>
        <w:r w:rsidR="00A31E2A" w:rsidDel="00405189">
          <w:delText xml:space="preserve">the </w:delText>
        </w:r>
        <w:r w:rsidR="00B974EC" w:rsidDel="00405189">
          <w:delText>drone port</w:delText>
        </w:r>
        <w:r w:rsidR="00A31E2A" w:rsidDel="00405189">
          <w:delText>’s</w:delText>
        </w:r>
        <w:r w:rsidR="00B974EC" w:rsidDel="00405189">
          <w:delText xml:space="preserve"> </w:delText>
        </w:r>
        <w:r w:rsidR="00D1660E" w:rsidDel="00405189">
          <w:delText>mini-pc</w:delText>
        </w:r>
        <w:r w:rsidR="00B974EC" w:rsidDel="00405189">
          <w:delText>.</w:delText>
        </w:r>
      </w:del>
      <w:ins w:id="134" w:author="Pistorino, Dan" w:date="2024-09-16T14:32:00Z" w16du:dateUtc="2024-09-16T18:32:00Z">
        <w:r w:rsidR="000F3257">
          <w:t xml:space="preserve">Construct a </w:t>
        </w:r>
      </w:ins>
      <w:ins w:id="135" w:author="Pistorino, Dan" w:date="2024-09-16T14:36:00Z" w16du:dateUtc="2024-09-16T18:36:00Z">
        <w:r w:rsidR="005F79E5">
          <w:t xml:space="preserve">subterranean </w:t>
        </w:r>
      </w:ins>
      <w:ins w:id="136" w:author="Pistorino, Dan" w:date="2024-09-16T14:32:00Z" w16du:dateUtc="2024-09-16T18:32:00Z">
        <w:r w:rsidR="000F3257">
          <w:t xml:space="preserve">sensor node </w:t>
        </w:r>
      </w:ins>
      <w:ins w:id="137" w:author="Pistorino, Dan" w:date="2024-09-16T14:35:00Z" w16du:dateUtc="2024-09-16T18:35:00Z">
        <w:r w:rsidR="00867AE6">
          <w:t>with a 5-year lifespan</w:t>
        </w:r>
      </w:ins>
      <w:ins w:id="138" w:author="Pistorino, Dan" w:date="2024-09-16T14:36:00Z" w16du:dateUtc="2024-09-16T18:36:00Z">
        <w:r w:rsidR="005F79E5">
          <w:t xml:space="preserve"> that</w:t>
        </w:r>
      </w:ins>
      <w:ins w:id="139" w:author="Pistorino, Dan" w:date="2024-09-16T14:34:00Z" w16du:dateUtc="2024-09-16T18:34:00Z">
        <w:r w:rsidR="00920C67">
          <w:t xml:space="preserve"> </w:t>
        </w:r>
      </w:ins>
      <w:ins w:id="140" w:author="Pistorino, Dan" w:date="2024-09-16T14:33:00Z" w16du:dateUtc="2024-09-16T18:33:00Z">
        <w:r w:rsidR="00A360F2">
          <w:t xml:space="preserve">captures </w:t>
        </w:r>
      </w:ins>
      <w:ins w:id="141" w:author="Pistorino, Dan" w:date="2024-09-16T14:36:00Z" w16du:dateUtc="2024-09-16T18:36:00Z">
        <w:r w:rsidR="00336313">
          <w:t xml:space="preserve">and transmits </w:t>
        </w:r>
      </w:ins>
      <w:ins w:id="142" w:author="Pistorino, Dan" w:date="2024-09-16T14:33:00Z" w16du:dateUtc="2024-09-16T18:33:00Z">
        <w:r w:rsidR="00105613">
          <w:t>surrounding soil conditions</w:t>
        </w:r>
      </w:ins>
      <w:ins w:id="143" w:author="Pistorino, Dan" w:date="2024-09-16T14:34:00Z" w16du:dateUtc="2024-09-16T18:34:00Z">
        <w:r w:rsidR="00105613">
          <w:t>.</w:t>
        </w:r>
      </w:ins>
    </w:p>
    <w:p w14:paraId="09DE1359" w14:textId="77777777" w:rsidR="00C744C7" w:rsidRDefault="00C744C7" w:rsidP="00C744C7">
      <w:pPr>
        <w:pStyle w:val="ListParagraph"/>
        <w:numPr>
          <w:ilvl w:val="0"/>
          <w:numId w:val="16"/>
        </w:numPr>
        <w:rPr>
          <w:ins w:id="144" w:author="Pistorino, Dan" w:date="2024-09-16T14:40:00Z" w16du:dateUtc="2024-09-16T18:40:00Z"/>
        </w:rPr>
      </w:pPr>
      <w:ins w:id="145" w:author="Pistorino, Dan" w:date="2024-09-16T14:40:00Z" w16du:dateUtc="2024-09-16T18:40:00Z">
        <w:r>
          <w:t>Construct a LoRaWAN relay to capture node transmissions and broadcast to the gateway.</w:t>
        </w:r>
      </w:ins>
    </w:p>
    <w:p w14:paraId="6F3569C8" w14:textId="34A84F6B" w:rsidR="00B2250C" w:rsidRDefault="00B2250C" w:rsidP="00B974EC">
      <w:pPr>
        <w:pStyle w:val="ListParagraph"/>
        <w:numPr>
          <w:ilvl w:val="0"/>
          <w:numId w:val="16"/>
        </w:numPr>
        <w:rPr>
          <w:ins w:id="146" w:author="Pistorino, Dan" w:date="2024-09-16T14:38:00Z" w16du:dateUtc="2024-09-16T18:38:00Z"/>
        </w:rPr>
      </w:pPr>
      <w:ins w:id="147" w:author="Pistorino, Dan" w:date="2024-09-16T14:37:00Z" w16du:dateUtc="2024-09-16T18:37:00Z">
        <w:r>
          <w:t xml:space="preserve">Construct a LoRaWAN </w:t>
        </w:r>
      </w:ins>
      <w:ins w:id="148" w:author="Pistorino, Dan" w:date="2024-09-16T14:38:00Z" w16du:dateUtc="2024-09-16T18:38:00Z">
        <w:r>
          <w:t>gateway to forward data to the mini-pc for storage and processing.</w:t>
        </w:r>
      </w:ins>
    </w:p>
    <w:p w14:paraId="5478597E" w14:textId="5A2C5804" w:rsidR="00985218" w:rsidDel="00C744C7" w:rsidRDefault="00985218" w:rsidP="00B974EC">
      <w:pPr>
        <w:pStyle w:val="ListParagraph"/>
        <w:numPr>
          <w:ilvl w:val="0"/>
          <w:numId w:val="16"/>
        </w:numPr>
        <w:rPr>
          <w:del w:id="149" w:author="Pistorino, Dan" w:date="2024-09-16T14:39:00Z" w16du:dateUtc="2024-09-16T18:39:00Z"/>
        </w:rPr>
      </w:pPr>
    </w:p>
    <w:p w14:paraId="0BBFEDA2" w14:textId="77777777" w:rsidR="00405189" w:rsidRDefault="00405189" w:rsidP="00405189">
      <w:pPr>
        <w:pStyle w:val="ListParagraph"/>
        <w:numPr>
          <w:ilvl w:val="0"/>
          <w:numId w:val="16"/>
        </w:numPr>
        <w:rPr>
          <w:ins w:id="150" w:author="Pistorino, Dan" w:date="2024-09-16T14:41:00Z" w16du:dateUtc="2024-09-16T18:41:00Z"/>
        </w:rPr>
      </w:pPr>
      <w:ins w:id="151" w:author="Pistorino, Dan" w:date="2024-09-16T14:41:00Z" w16du:dateUtc="2024-09-16T18:41:00Z">
        <w:r>
          <w:t>Establish connection and data transfer protocol to the drone port’s mini-pc.</w:t>
        </w:r>
      </w:ins>
    </w:p>
    <w:p w14:paraId="15D71F5D" w14:textId="176ED03A" w:rsidR="00B974EC" w:rsidDel="00336313" w:rsidRDefault="00B974EC" w:rsidP="00D833F1">
      <w:pPr>
        <w:pStyle w:val="ListParagraph"/>
        <w:numPr>
          <w:ilvl w:val="0"/>
          <w:numId w:val="16"/>
        </w:numPr>
        <w:rPr>
          <w:del w:id="152" w:author="Pistorino, Dan" w:date="2024-09-16T14:37:00Z" w16du:dateUtc="2024-09-16T18:37:00Z"/>
        </w:rPr>
      </w:pPr>
      <w:del w:id="153" w:author="Pistorino, Dan" w:date="2024-09-16T14:37:00Z" w16du:dateUtc="2024-09-16T18:37:00Z">
        <w:r w:rsidRPr="00B974EC" w:rsidDel="00336313">
          <w:delText xml:space="preserve">Create </w:delText>
        </w:r>
        <w:r w:rsidR="00A31E2A" w:rsidDel="00336313">
          <w:delText xml:space="preserve">a subterranean </w:delText>
        </w:r>
        <w:r w:rsidRPr="00B974EC" w:rsidDel="00336313">
          <w:delText>sensor node that transmit</w:delText>
        </w:r>
        <w:r w:rsidR="00A31E2A" w:rsidDel="00336313">
          <w:delText>s</w:delText>
        </w:r>
        <w:r w:rsidRPr="00B974EC" w:rsidDel="00336313">
          <w:delText xml:space="preserve"> data </w:delText>
        </w:r>
        <w:r w:rsidR="00E222DE" w:rsidDel="00336313">
          <w:delText xml:space="preserve">using </w:delText>
        </w:r>
        <w:r w:rsidR="00E222DE" w:rsidRPr="00B974EC" w:rsidDel="00336313">
          <w:delText>LoRaWAN</w:delText>
        </w:r>
        <w:r w:rsidRPr="00B974EC" w:rsidDel="00336313">
          <w:delText>.</w:delText>
        </w:r>
      </w:del>
    </w:p>
    <w:p w14:paraId="61B31FB0" w14:textId="15A60029" w:rsidR="00B974EC" w:rsidDel="00BB318E" w:rsidRDefault="00B974EC" w:rsidP="00336313">
      <w:pPr>
        <w:pStyle w:val="ListParagraph"/>
        <w:numPr>
          <w:ilvl w:val="0"/>
          <w:numId w:val="16"/>
        </w:numPr>
        <w:rPr>
          <w:del w:id="154" w:author="Pistorino, Dan" w:date="2024-09-16T14:40:00Z" w16du:dateUtc="2024-09-16T18:40:00Z"/>
        </w:rPr>
      </w:pPr>
      <w:del w:id="155" w:author="Pistorino, Dan" w:date="2024-09-16T14:40:00Z" w16du:dateUtc="2024-09-16T18:40:00Z">
        <w:r w:rsidRPr="00B974EC" w:rsidDel="00BB318E">
          <w:delText xml:space="preserve">Integrate the wireless power transfer system </w:delText>
        </w:r>
        <w:r w:rsidR="00E222DE" w:rsidDel="00BB318E">
          <w:delText xml:space="preserve">for </w:delText>
        </w:r>
        <w:r w:rsidR="00A31E2A" w:rsidDel="00BB318E">
          <w:delText>sensor node</w:delText>
        </w:r>
        <w:r w:rsidR="00E222DE" w:rsidDel="00BB318E">
          <w:delText xml:space="preserve"> battery charging</w:delText>
        </w:r>
        <w:r w:rsidRPr="00B974EC" w:rsidDel="00BB318E">
          <w:delText>.</w:delText>
        </w:r>
      </w:del>
    </w:p>
    <w:p w14:paraId="6731B440" w14:textId="32BC6DE8" w:rsidR="005573AF" w:rsidDel="00DC7859" w:rsidRDefault="00B974EC" w:rsidP="00546127">
      <w:pPr>
        <w:pStyle w:val="ListParagraph"/>
        <w:numPr>
          <w:ilvl w:val="0"/>
          <w:numId w:val="16"/>
        </w:numPr>
        <w:rPr>
          <w:del w:id="156" w:author="Pistorino, Dan" w:date="2024-09-16T14:41:00Z" w16du:dateUtc="2024-09-16T18:41:00Z"/>
        </w:rPr>
      </w:pPr>
      <w:r w:rsidRPr="00B974EC">
        <w:t xml:space="preserve">Analyze power efficiency, SoC tracking, and statistics of LoRaWAN </w:t>
      </w:r>
      <w:r w:rsidR="00A31E2A">
        <w:t>components</w:t>
      </w:r>
      <w:r w:rsidRPr="00B974EC">
        <w:t>.</w:t>
      </w:r>
    </w:p>
    <w:p w14:paraId="057F1FCB" w14:textId="6833813A" w:rsidR="00580D01" w:rsidDel="00405189" w:rsidRDefault="004D43EB">
      <w:pPr>
        <w:numPr>
          <w:ilvl w:val="0"/>
          <w:numId w:val="16"/>
        </w:numPr>
        <w:spacing w:after="120"/>
        <w:rPr>
          <w:del w:id="157" w:author="Pistorino, Dan" w:date="2024-09-16T14:41:00Z" w16du:dateUtc="2024-09-16T18:41:00Z"/>
        </w:rPr>
        <w:pPrChange w:id="158" w:author="Pistorino, Dan" w:date="2024-09-16T14:41:00Z" w16du:dateUtc="2024-09-16T18:41:00Z">
          <w:pPr>
            <w:spacing w:after="120"/>
          </w:pPr>
        </w:pPrChange>
      </w:pPr>
      <w:del w:id="159" w:author="Pistorino, Dan" w:date="2024-09-16T14:41:00Z" w16du:dateUtc="2024-09-16T18:41:00Z">
        <w:r w:rsidDel="00405189">
          <w:delText>Achieving these goals involves creating a</w:delText>
        </w:r>
        <w:r w:rsidR="00580D01" w:rsidDel="00405189">
          <w:delText xml:space="preserve"> battery-powered</w:delText>
        </w:r>
        <w:r w:rsidDel="00405189">
          <w:delText xml:space="preserve"> system</w:delText>
        </w:r>
        <w:r w:rsidR="00580D01" w:rsidDel="00405189">
          <w:delText xml:space="preserve"> that communicates</w:delText>
        </w:r>
        <w:r w:rsidDel="00405189">
          <w:delText xml:space="preserve"> </w:delText>
        </w:r>
        <w:r w:rsidR="00580D01" w:rsidDel="00405189">
          <w:delText xml:space="preserve">using the LoRaWAN protocol. The system is </w:delText>
        </w:r>
        <w:r w:rsidDel="00405189">
          <w:delText xml:space="preserve">composed of </w:delText>
        </w:r>
        <w:r w:rsidR="002660BE" w:rsidDel="00405189">
          <w:delText>three devices:</w:delText>
        </w:r>
        <w:r w:rsidDel="00405189">
          <w:delText xml:space="preserve"> gateway, relay, and node. </w:delText>
        </w:r>
      </w:del>
    </w:p>
    <w:p w14:paraId="5F4F6A5D" w14:textId="3B30D19A" w:rsidR="004922E1" w:rsidDel="00405189" w:rsidRDefault="004D43EB" w:rsidP="004922E1">
      <w:pPr>
        <w:pStyle w:val="ListParagraph"/>
        <w:numPr>
          <w:ilvl w:val="0"/>
          <w:numId w:val="19"/>
        </w:numPr>
        <w:rPr>
          <w:del w:id="160" w:author="Pistorino, Dan" w:date="2024-09-16T14:41:00Z" w16du:dateUtc="2024-09-16T18:41:00Z"/>
        </w:rPr>
      </w:pPr>
      <w:del w:id="161" w:author="Pistorino, Dan" w:date="2024-09-16T14:41:00Z" w16du:dateUtc="2024-09-16T18:41:00Z">
        <w:r w:rsidDel="00405189">
          <w:delText xml:space="preserve">The </w:delText>
        </w:r>
        <w:r w:rsidRPr="004922E1" w:rsidDel="00405189">
          <w:rPr>
            <w:b/>
            <w:bCs/>
          </w:rPr>
          <w:delText>node</w:delText>
        </w:r>
        <w:r w:rsidDel="00405189">
          <w:delText xml:space="preserve"> is a subterranean battery-powered device that captures sensor data.</w:delText>
        </w:r>
        <w:r w:rsidR="00A55706" w:rsidDel="00405189">
          <w:delText xml:space="preserve"> Nodes are buried 30 cm below the surface in a grid-like pattern over the agriculture field.</w:delText>
        </w:r>
        <w:r w:rsidDel="00405189">
          <w:delText xml:space="preserve"> </w:delText>
        </w:r>
      </w:del>
    </w:p>
    <w:p w14:paraId="7BDEB8F2" w14:textId="3534A10E" w:rsidR="004922E1" w:rsidDel="00405189" w:rsidRDefault="004D43EB" w:rsidP="004922E1">
      <w:pPr>
        <w:pStyle w:val="ListParagraph"/>
        <w:numPr>
          <w:ilvl w:val="0"/>
          <w:numId w:val="19"/>
        </w:numPr>
        <w:rPr>
          <w:del w:id="162" w:author="Pistorino, Dan" w:date="2024-09-16T14:41:00Z" w16du:dateUtc="2024-09-16T18:41:00Z"/>
        </w:rPr>
      </w:pPr>
      <w:del w:id="163" w:author="Pistorino, Dan" w:date="2024-09-16T14:41:00Z" w16du:dateUtc="2024-09-16T18:41:00Z">
        <w:r w:rsidDel="00405189">
          <w:delText xml:space="preserve">The </w:delText>
        </w:r>
        <w:r w:rsidRPr="004922E1" w:rsidDel="00405189">
          <w:rPr>
            <w:b/>
            <w:bCs/>
          </w:rPr>
          <w:delText>relay</w:delText>
        </w:r>
        <w:r w:rsidR="004259D0" w:rsidDel="00405189">
          <w:delText xml:space="preserve"> </w:delText>
        </w:r>
        <w:r w:rsidR="00A55706" w:rsidDel="00405189">
          <w:delText xml:space="preserve">appends GPS data to the node signal and broadcasts it to the gateway. The relay is </w:delText>
        </w:r>
        <w:r w:rsidR="004259D0" w:rsidDel="00405189">
          <w:delText>incorporated into the wireless</w:delText>
        </w:r>
        <w:r w:rsidR="001E1FAE" w:rsidDel="00405189">
          <w:delText xml:space="preserve"> charger</w:delText>
        </w:r>
        <w:r w:rsidR="00A55706" w:rsidDel="00405189">
          <w:delText xml:space="preserve"> that mounts onto</w:delText>
        </w:r>
        <w:r w:rsidR="00251B13" w:rsidDel="00405189">
          <w:delText xml:space="preserve"> an irrigation pivot arm</w:delText>
        </w:r>
        <w:r w:rsidR="001E1FAE" w:rsidDel="00405189">
          <w:delText>.</w:delText>
        </w:r>
        <w:r w:rsidR="004259D0" w:rsidDel="00405189">
          <w:delText xml:space="preserve"> </w:delText>
        </w:r>
      </w:del>
    </w:p>
    <w:p w14:paraId="555C848E" w14:textId="469B59F8" w:rsidR="004D43EB" w:rsidRPr="00251B13" w:rsidRDefault="00251B13" w:rsidP="004922E1">
      <w:pPr>
        <w:pStyle w:val="ListParagraph"/>
        <w:numPr>
          <w:ilvl w:val="0"/>
          <w:numId w:val="19"/>
        </w:numPr>
      </w:pPr>
      <w:del w:id="164" w:author="Pistorino, Dan" w:date="2024-09-16T14:41:00Z" w16du:dateUtc="2024-09-16T18:41:00Z">
        <w:r w:rsidDel="00405189">
          <w:delText xml:space="preserve">The </w:delText>
        </w:r>
        <w:r w:rsidRPr="004922E1" w:rsidDel="00405189">
          <w:rPr>
            <w:b/>
            <w:bCs/>
          </w:rPr>
          <w:delText>gateway</w:delText>
        </w:r>
        <w:r w:rsidDel="00405189">
          <w:delText xml:space="preserve"> receives the relay signals and </w:delText>
        </w:r>
        <w:r w:rsidR="004D1CBF" w:rsidDel="00405189">
          <w:delText xml:space="preserve">processes the </w:delText>
        </w:r>
        <w:r w:rsidR="00580D01" w:rsidDel="00405189">
          <w:delText>data for distribution onto the drone port mini-PC. The gateway is mounted within the drone port station.</w:delText>
        </w:r>
      </w:del>
    </w:p>
    <w:p w14:paraId="7A9468B0" w14:textId="3C30310D" w:rsidR="009C6C28" w:rsidRDefault="007B1B38">
      <w:pPr>
        <w:pStyle w:val="Heading1"/>
      </w:pPr>
      <w:bookmarkStart w:id="165" w:name="_Toc177416917"/>
      <w:r>
        <w:t>Concep</w:t>
      </w:r>
      <w:r w:rsidR="605B94DE">
        <w:t>t/Technology</w:t>
      </w:r>
      <w:r w:rsidR="008D32FE">
        <w:t xml:space="preserve"> Selection</w:t>
      </w:r>
      <w:bookmarkEnd w:id="165"/>
    </w:p>
    <w:p w14:paraId="4D7950C1" w14:textId="10886B21" w:rsidR="0093716A" w:rsidRDefault="0093716A" w:rsidP="0093716A">
      <w:pPr>
        <w:rPr>
          <w:ins w:id="166" w:author="Pistorino, Dan" w:date="2024-09-16T15:13:00Z" w16du:dateUtc="2024-09-16T19:13:00Z"/>
        </w:rPr>
      </w:pPr>
      <w:ins w:id="167" w:author="Pistorino, Dan" w:date="2024-09-16T15:13:00Z" w16du:dateUtc="2024-09-16T19:13:00Z">
        <w:r>
          <w:t xml:space="preserve">The agricultural industry presents unique design challenges that shape the technology needed to achieve the goal of collecting data needed to improve crop yield. The current system uses a drone to capture and analyze image data to present critical information about crop growth. Analysis of the data from aerial imagery provides critical information </w:t>
        </w:r>
        <w:r w:rsidDel="007C2B6B">
          <w:t>needed to</w:t>
        </w:r>
        <w:r>
          <w:t xml:space="preserve"> </w:t>
        </w:r>
      </w:ins>
      <w:ins w:id="168" w:author="Pistorino, Dan" w:date="2024-09-16T15:41:00Z" w16du:dateUtc="2024-09-16T19:41:00Z">
        <w:r w:rsidR="001331E3">
          <w:t>improve</w:t>
        </w:r>
      </w:ins>
      <w:ins w:id="169" w:author="Pistorino, Dan" w:date="2024-09-16T15:13:00Z" w16du:dateUtc="2024-09-16T19:13:00Z">
        <w:r>
          <w:t xml:space="preserve"> crop yield. While image data provides beneficial information, soil sampling is still required to discern the optimal crop yield. </w:t>
        </w:r>
      </w:ins>
      <w:ins w:id="170" w:author="Pistorino, Dan" w:date="2024-09-16T21:38:00Z" w16du:dateUtc="2024-09-17T01:38:00Z">
        <w:r w:rsidR="00352ACF">
          <w:lastRenderedPageBreak/>
          <w:t>A</w:t>
        </w:r>
      </w:ins>
      <w:ins w:id="171" w:author="Pistorino, Dan" w:date="2024-09-16T15:13:00Z" w16du:dateUtc="2024-09-16T19:13:00Z">
        <w:r w:rsidDel="00626158">
          <w:t>nalysis of soil properties and environmental conditions further improves crop yield</w:t>
        </w:r>
        <w:r w:rsidDel="005B12D8">
          <w:t>.</w:t>
        </w:r>
      </w:ins>
      <w:ins w:id="172" w:author="Pistorino, Dan" w:date="2024-09-16T21:38:00Z" w16du:dateUtc="2024-09-17T01:38:00Z">
        <w:r w:rsidR="00352ACF">
          <w:t xml:space="preserve"> </w:t>
        </w:r>
      </w:ins>
      <w:ins w:id="173" w:author="Pistorino, Dan" w:date="2024-09-16T15:13:00Z" w16du:dateUtc="2024-09-16T19:13:00Z">
        <w:r>
          <w:t>Soil sampling in this system is achieved through subterranean sensor nodes.</w:t>
        </w:r>
      </w:ins>
    </w:p>
    <w:p w14:paraId="462B9A85" w14:textId="23897BCC" w:rsidR="0093716A" w:rsidDel="00880EEC" w:rsidRDefault="0093716A" w:rsidP="0093716A">
      <w:pPr>
        <w:rPr>
          <w:del w:id="174" w:author="Pistorino, Dan" w:date="2024-09-16T21:40:00Z" w16du:dateUtc="2024-09-17T01:40:00Z"/>
          <w:moveTo w:id="175" w:author="Pistorino, Dan" w:date="2024-09-16T15:13:00Z" w16du:dateUtc="2024-09-16T19:13:00Z"/>
        </w:rPr>
      </w:pPr>
      <w:moveToRangeStart w:id="176" w:author="Pistorino, Dan" w:date="2024-09-16T15:13:00Z" w:name="move177392050"/>
      <w:moveTo w:id="177" w:author="Pistorino, Dan" w:date="2024-09-16T15:13:00Z" w16du:dateUtc="2024-09-16T19:13:00Z">
        <w:del w:id="178" w:author="Pistorino, Dan" w:date="2024-09-16T21:40:00Z" w16du:dateUtc="2024-09-17T01:40:00Z">
          <w:r w:rsidDel="00880EEC">
            <w:delText xml:space="preserve">The agricultural industry presents unique design challenges that shape the technology needed to </w:delText>
          </w:r>
        </w:del>
        <w:del w:id="179" w:author="Pistorino, Dan" w:date="2024-09-16T21:39:00Z" w16du:dateUtc="2024-09-17T01:39:00Z">
          <w:r w:rsidDel="00674A15">
            <w:delText xml:space="preserve">achieve </w:delText>
          </w:r>
          <w:r w:rsidDel="007665AC">
            <w:delText xml:space="preserve">the goal of </w:delText>
          </w:r>
        </w:del>
        <w:del w:id="180" w:author="Pistorino, Dan" w:date="2024-09-16T21:40:00Z" w16du:dateUtc="2024-09-17T01:40:00Z">
          <w:r w:rsidDel="00880EEC">
            <w:delText>collect</w:delText>
          </w:r>
        </w:del>
        <w:del w:id="181" w:author="Pistorino, Dan" w:date="2024-09-16T21:39:00Z" w16du:dateUtc="2024-09-17T01:39:00Z">
          <w:r w:rsidDel="007665AC">
            <w:delText>ing</w:delText>
          </w:r>
        </w:del>
        <w:del w:id="182" w:author="Pistorino, Dan" w:date="2024-09-16T21:40:00Z" w16du:dateUtc="2024-09-17T01:40:00Z">
          <w:r w:rsidDel="00880EEC">
            <w:delText xml:space="preserve"> data needed to improve crop yield. The current system uses a drone to capture and analyze image data to present critical information about crop growth. Analysis of the data from aerial imagery provides critical information needed to improve the crop yield. Further analysis of soil properties and environmental conditions further improves crop yield.</w:delText>
          </w:r>
        </w:del>
      </w:moveTo>
    </w:p>
    <w:p w14:paraId="11D3AACC" w14:textId="77777777" w:rsidR="0093716A" w:rsidRDefault="0093716A" w:rsidP="0093716A">
      <w:pPr>
        <w:spacing w:after="0"/>
        <w:rPr>
          <w:moveTo w:id="183" w:author="Pistorino, Dan" w:date="2024-09-16T15:13:00Z" w16du:dateUtc="2024-09-16T19:13:00Z"/>
        </w:rPr>
      </w:pPr>
      <w:moveTo w:id="184" w:author="Pistorino, Dan" w:date="2024-09-16T15:13:00Z" w16du:dateUtc="2024-09-16T19:13:00Z">
        <w:r w:rsidRPr="00C4306A">
          <w:t xml:space="preserve">The optimal design of a sensor network for agricultural use should easily integrate into existing systems, require little or no maintenance, not impede daily operations, provide accurate and timely data, and be cost-effective. </w:t>
        </w:r>
        <w:r>
          <w:t>These design requirements result in the adoption of:</w:t>
        </w:r>
      </w:moveTo>
    </w:p>
    <w:p w14:paraId="004C1CB8" w14:textId="77777777" w:rsidR="0093716A" w:rsidRDefault="0093716A" w:rsidP="0093716A">
      <w:pPr>
        <w:pStyle w:val="ListParagraph"/>
        <w:numPr>
          <w:ilvl w:val="0"/>
          <w:numId w:val="18"/>
        </w:numPr>
        <w:rPr>
          <w:moveTo w:id="185" w:author="Pistorino, Dan" w:date="2024-09-16T15:13:00Z" w16du:dateUtc="2024-09-16T19:13:00Z"/>
        </w:rPr>
      </w:pPr>
      <w:moveTo w:id="186" w:author="Pistorino, Dan" w:date="2024-09-16T15:13:00Z" w16du:dateUtc="2024-09-16T19:13:00Z">
        <w:r>
          <w:t>LoRaWAN for low-power wireless communications</w:t>
        </w:r>
      </w:moveTo>
    </w:p>
    <w:p w14:paraId="02F672B3" w14:textId="77777777" w:rsidR="0093716A" w:rsidRDefault="0093716A" w:rsidP="0093716A">
      <w:pPr>
        <w:pStyle w:val="ListParagraph"/>
        <w:numPr>
          <w:ilvl w:val="0"/>
          <w:numId w:val="18"/>
        </w:numPr>
        <w:rPr>
          <w:moveTo w:id="187" w:author="Pistorino, Dan" w:date="2024-09-16T15:13:00Z" w16du:dateUtc="2024-09-16T19:13:00Z"/>
        </w:rPr>
      </w:pPr>
      <w:moveTo w:id="188" w:author="Pistorino, Dan" w:date="2024-09-16T15:13:00Z" w16du:dateUtc="2024-09-16T19:13:00Z">
        <w:r>
          <w:t>GPS for mapping sensor data</w:t>
        </w:r>
      </w:moveTo>
    </w:p>
    <w:p w14:paraId="439AE4D1" w14:textId="140975DE" w:rsidR="0093716A" w:rsidRDefault="0093716A" w:rsidP="0093716A">
      <w:pPr>
        <w:pStyle w:val="ListParagraph"/>
        <w:numPr>
          <w:ilvl w:val="0"/>
          <w:numId w:val="18"/>
        </w:numPr>
        <w:rPr>
          <w:moveTo w:id="189" w:author="Pistorino, Dan" w:date="2024-09-16T15:13:00Z" w16du:dateUtc="2024-09-16T19:13:00Z"/>
        </w:rPr>
      </w:pPr>
      <w:moveTo w:id="190" w:author="Pistorino, Dan" w:date="2024-09-16T15:13:00Z" w16du:dateUtc="2024-09-16T19:13:00Z">
        <w:r>
          <w:t>STMicroelectronics’ STM32 microcontrollers for low-power and low-cost device logic</w:t>
        </w:r>
      </w:moveTo>
    </w:p>
    <w:p w14:paraId="2848F916" w14:textId="77777777" w:rsidR="0093716A" w:rsidRDefault="0093716A" w:rsidP="0093716A">
      <w:pPr>
        <w:pStyle w:val="ListParagraph"/>
        <w:numPr>
          <w:ilvl w:val="0"/>
          <w:numId w:val="18"/>
        </w:numPr>
        <w:rPr>
          <w:moveTo w:id="191" w:author="Pistorino, Dan" w:date="2024-09-16T15:13:00Z" w16du:dateUtc="2024-09-16T19:13:00Z"/>
        </w:rPr>
      </w:pPr>
      <w:moveTo w:id="192" w:author="Pistorino, Dan" w:date="2024-09-16T15:13:00Z" w16du:dateUtc="2024-09-16T19:13:00Z">
        <w:r>
          <w:t>Wireless Charge Transfer for charging batteries in subterranean sensor nodes</w:t>
        </w:r>
      </w:moveTo>
    </w:p>
    <w:moveToRangeEnd w:id="176"/>
    <w:p w14:paraId="30E1A37F" w14:textId="436A8CFD" w:rsidR="009C6C28" w:rsidDel="00CB245F" w:rsidRDefault="138A04D5">
      <w:pPr>
        <w:rPr>
          <w:del w:id="193" w:author="Pistorino, Dan" w:date="2024-09-16T21:42:00Z" w16du:dateUtc="2024-09-17T01:42:00Z"/>
        </w:rPr>
      </w:pPr>
      <w:del w:id="194" w:author="Pistorino, Dan" w:date="2024-09-16T21:41:00Z" w16du:dateUtc="2024-09-17T01:41:00Z">
        <w:r w:rsidDel="00E17E57">
          <w:delText>The logic behind our choice of concepts used in our project development</w:delText>
        </w:r>
        <w:r w:rsidDel="008462C2">
          <w:delText>, such as</w:delText>
        </w:r>
      </w:del>
      <w:del w:id="195" w:author="Pistorino, Dan" w:date="2024-09-16T21:42:00Z" w16du:dateUtc="2024-09-17T01:42:00Z">
        <w:r w:rsidDel="00CB245F">
          <w:delText xml:space="preserve"> LoRaWAN and </w:delText>
        </w:r>
        <w:r w:rsidR="07916AE0" w:rsidDel="00CB245F">
          <w:delText xml:space="preserve">Wireless Power Transfer, is for a few fundamental </w:delText>
        </w:r>
        <w:r w:rsidR="06142A44" w:rsidDel="00CB245F">
          <w:delText>reasons</w:delText>
        </w:r>
        <w:r w:rsidR="07916AE0" w:rsidDel="00CB245F">
          <w:delText>. One s</w:delText>
        </w:r>
        <w:r w:rsidR="2591DD7E" w:rsidDel="00CB245F">
          <w:delText xml:space="preserve">uch </w:delText>
        </w:r>
        <w:r w:rsidR="422C3E18" w:rsidDel="00CB245F">
          <w:delText>reason is</w:delText>
        </w:r>
        <w:r w:rsidR="2591DD7E" w:rsidDel="00CB245F">
          <w:delText xml:space="preserve"> power </w:delText>
        </w:r>
        <w:r w:rsidR="467AA4EB" w:rsidDel="00CB245F">
          <w:delText>efficiency</w:delText>
        </w:r>
        <w:r w:rsidR="2591DD7E" w:rsidDel="00CB245F">
          <w:delText xml:space="preserve">; due to the nodes being underground we desire the most </w:delText>
        </w:r>
        <w:r w:rsidR="00ED6620" w:rsidDel="00CB245F">
          <w:delText>power-efficient</w:delText>
        </w:r>
        <w:r w:rsidR="2591DD7E" w:rsidDel="00CB245F">
          <w:delText xml:space="preserve"> node we can build along with the most </w:delText>
        </w:r>
        <w:r w:rsidR="00ED6620" w:rsidDel="00CB245F">
          <w:delText>power-efficient</w:delText>
        </w:r>
        <w:r w:rsidR="2591DD7E" w:rsidDel="00CB245F">
          <w:delText xml:space="preserve"> transmission </w:delText>
        </w:r>
        <w:r w:rsidR="73346783" w:rsidDel="00CB245F">
          <w:delText xml:space="preserve">protocol available to extend their production life as much as possible. Another such </w:delText>
        </w:r>
        <w:r w:rsidR="3904AACD" w:rsidDel="00CB245F">
          <w:delText xml:space="preserve">idea </w:delText>
        </w:r>
        <w:r w:rsidR="73346783" w:rsidDel="00CB245F">
          <w:delText>is convenience/practicality</w:delText>
        </w:r>
        <w:r w:rsidR="495677CF" w:rsidDel="00CB245F">
          <w:delText xml:space="preserve"> </w:delText>
        </w:r>
        <w:r w:rsidR="73346783" w:rsidDel="00CB245F">
          <w:delText>because needing to replac</w:delText>
        </w:r>
        <w:r w:rsidR="68CBF3CE" w:rsidDel="00CB245F">
          <w:delText xml:space="preserve">e batteries for underground devices in </w:delText>
        </w:r>
        <w:r w:rsidR="6445BDDB" w:rsidDel="00CB245F">
          <w:delText>an</w:delText>
        </w:r>
        <w:r w:rsidR="68CBF3CE" w:rsidDel="00CB245F">
          <w:delText xml:space="preserve"> actively growing and </w:delText>
        </w:r>
        <w:r w:rsidR="1BB0155C" w:rsidDel="00CB245F">
          <w:delText>harvesting</w:delText>
        </w:r>
        <w:r w:rsidR="68CBF3CE" w:rsidDel="00CB245F">
          <w:delText xml:space="preserve"> </w:delText>
        </w:r>
        <w:r w:rsidR="75B47324" w:rsidDel="00CB245F">
          <w:delText>field</w:delText>
        </w:r>
        <w:r w:rsidR="68CBF3CE" w:rsidDel="00CB245F">
          <w:delText xml:space="preserve"> is inconvenient and impractical for </w:delText>
        </w:r>
        <w:r w:rsidR="00C4306A" w:rsidDel="00CB245F">
          <w:delText>long-term</w:delText>
        </w:r>
        <w:r w:rsidR="68CBF3CE" w:rsidDel="00CB245F">
          <w:delText xml:space="preserve"> use</w:delText>
        </w:r>
        <w:r w:rsidR="01434CD2" w:rsidDel="00CB245F">
          <w:delText xml:space="preserve"> and benefit</w:delText>
        </w:r>
        <w:r w:rsidR="68CBF3CE" w:rsidDel="00CB245F">
          <w:delText>.</w:delText>
        </w:r>
      </w:del>
    </w:p>
    <w:p w14:paraId="72EAAFC9" w14:textId="591D4C07" w:rsidR="009C6C28" w:rsidDel="0093716A" w:rsidRDefault="00A31E2A">
      <w:pPr>
        <w:rPr>
          <w:moveFrom w:id="196" w:author="Pistorino, Dan" w:date="2024-09-16T15:13:00Z" w16du:dateUtc="2024-09-16T19:13:00Z"/>
        </w:rPr>
      </w:pPr>
      <w:moveFromRangeStart w:id="197" w:author="Pistorino, Dan" w:date="2024-09-16T15:13:00Z" w:name="move177392050"/>
      <w:moveFrom w:id="198" w:author="Pistorino, Dan" w:date="2024-09-16T15:13:00Z" w16du:dateUtc="2024-09-16T19:13:00Z">
        <w:r w:rsidDel="0093716A">
          <w:t xml:space="preserve">The agricultural industry presents unique design challenges that shape the technology needed to </w:t>
        </w:r>
        <w:r w:rsidR="00B43C28" w:rsidDel="0093716A">
          <w:t>achieve the goal of collecting</w:t>
        </w:r>
        <w:r w:rsidR="004E4C6A" w:rsidDel="0093716A">
          <w:t xml:space="preserve"> data needed to </w:t>
        </w:r>
        <w:r w:rsidR="00D42D93" w:rsidDel="0093716A">
          <w:t>improve crop yield. The current system uses a drone to capture and analyze</w:t>
        </w:r>
        <w:r w:rsidR="00851405" w:rsidDel="0093716A">
          <w:t xml:space="preserve"> image data to</w:t>
        </w:r>
        <w:r w:rsidR="000C173A" w:rsidDel="0093716A">
          <w:t xml:space="preserve"> present </w:t>
        </w:r>
        <w:r w:rsidR="00973588" w:rsidDel="0093716A">
          <w:t>critical information about crop growth</w:t>
        </w:r>
        <w:r w:rsidR="00851405" w:rsidDel="0093716A">
          <w:t>.</w:t>
        </w:r>
        <w:r w:rsidR="00973588" w:rsidDel="0093716A">
          <w:t xml:space="preserve"> </w:t>
        </w:r>
        <w:r w:rsidR="00A37780" w:rsidDel="0093716A">
          <w:t>Analysis of the d</w:t>
        </w:r>
        <w:r w:rsidR="005A266C" w:rsidDel="0093716A">
          <w:t xml:space="preserve">ata from aerial imagery </w:t>
        </w:r>
        <w:r w:rsidR="00A37780" w:rsidDel="0093716A">
          <w:t xml:space="preserve">provides critical information </w:t>
        </w:r>
        <w:r w:rsidR="00A37780" w:rsidDel="007C2B6B">
          <w:t xml:space="preserve">needed to </w:t>
        </w:r>
        <w:r w:rsidR="00A37780" w:rsidDel="0093716A">
          <w:t>improv</w:t>
        </w:r>
        <w:r w:rsidR="00A37780" w:rsidDel="007C2B6B">
          <w:t>e</w:t>
        </w:r>
        <w:r w:rsidR="00A37780" w:rsidDel="002A6F5D">
          <w:t xml:space="preserve"> the</w:t>
        </w:r>
        <w:r w:rsidR="00A37780" w:rsidDel="0093716A">
          <w:t xml:space="preserve"> crop yield. </w:t>
        </w:r>
        <w:r w:rsidR="00B61EF1" w:rsidDel="00626158">
          <w:t xml:space="preserve">Further analysis of soil </w:t>
        </w:r>
        <w:r w:rsidR="00D11B73" w:rsidDel="00626158">
          <w:t xml:space="preserve">properties and environmental conditions </w:t>
        </w:r>
        <w:r w:rsidR="004239DF" w:rsidDel="00626158">
          <w:t>further improves crop yield</w:t>
        </w:r>
        <w:r w:rsidR="004239DF" w:rsidDel="005B12D8">
          <w:t>.</w:t>
        </w:r>
      </w:moveFrom>
    </w:p>
    <w:p w14:paraId="746F757A" w14:textId="483A8A37" w:rsidR="00C4306A" w:rsidDel="0093716A" w:rsidRDefault="00C4306A" w:rsidP="00747CB1">
      <w:pPr>
        <w:spacing w:after="0"/>
        <w:rPr>
          <w:moveFrom w:id="199" w:author="Pistorino, Dan" w:date="2024-09-16T15:13:00Z" w16du:dateUtc="2024-09-16T19:13:00Z"/>
        </w:rPr>
      </w:pPr>
      <w:moveFrom w:id="200" w:author="Pistorino, Dan" w:date="2024-09-16T15:13:00Z" w16du:dateUtc="2024-09-16T19:13:00Z">
        <w:r w:rsidRPr="00C4306A" w:rsidDel="0093716A">
          <w:t xml:space="preserve">The optimal design of a sensor network for agricultural use should easily integrate into existing systems, require little or no maintenance, not impede daily operations, provide accurate and timely data, and be cost-effective. </w:t>
        </w:r>
        <w:r w:rsidR="00747CB1" w:rsidDel="0093716A">
          <w:t>These design requirements result in the adoption of:</w:t>
        </w:r>
      </w:moveFrom>
    </w:p>
    <w:p w14:paraId="3017329A" w14:textId="5AFB594F" w:rsidR="00747CB1" w:rsidDel="0093716A" w:rsidRDefault="00D267A7" w:rsidP="00747CB1">
      <w:pPr>
        <w:pStyle w:val="ListParagraph"/>
        <w:numPr>
          <w:ilvl w:val="0"/>
          <w:numId w:val="18"/>
        </w:numPr>
        <w:rPr>
          <w:moveFrom w:id="201" w:author="Pistorino, Dan" w:date="2024-09-16T15:13:00Z" w16du:dateUtc="2024-09-16T19:13:00Z"/>
        </w:rPr>
      </w:pPr>
      <w:moveFrom w:id="202" w:author="Pistorino, Dan" w:date="2024-09-16T15:13:00Z" w16du:dateUtc="2024-09-16T19:13:00Z">
        <w:r w:rsidDel="0093716A">
          <w:t>Lo</w:t>
        </w:r>
        <w:r w:rsidR="0059775D" w:rsidDel="0093716A">
          <w:t>RaWAN</w:t>
        </w:r>
        <w:r w:rsidR="00054BE6" w:rsidDel="0093716A">
          <w:t xml:space="preserve"> for low-power wireless communications</w:t>
        </w:r>
      </w:moveFrom>
    </w:p>
    <w:p w14:paraId="5FCA678F" w14:textId="053E8F35" w:rsidR="00747CB1" w:rsidDel="0093716A" w:rsidRDefault="0059775D" w:rsidP="00747CB1">
      <w:pPr>
        <w:pStyle w:val="ListParagraph"/>
        <w:numPr>
          <w:ilvl w:val="0"/>
          <w:numId w:val="18"/>
        </w:numPr>
        <w:rPr>
          <w:moveFrom w:id="203" w:author="Pistorino, Dan" w:date="2024-09-16T15:13:00Z" w16du:dateUtc="2024-09-16T19:13:00Z"/>
        </w:rPr>
      </w:pPr>
      <w:moveFrom w:id="204" w:author="Pistorino, Dan" w:date="2024-09-16T15:13:00Z" w16du:dateUtc="2024-09-16T19:13:00Z">
        <w:r w:rsidDel="0093716A">
          <w:t>GPS</w:t>
        </w:r>
        <w:r w:rsidR="00054BE6" w:rsidDel="0093716A">
          <w:t xml:space="preserve"> for mapping sensor data</w:t>
        </w:r>
      </w:moveFrom>
    </w:p>
    <w:p w14:paraId="194EB56D" w14:textId="00C5D1B4" w:rsidR="00F67F4F" w:rsidDel="0093716A" w:rsidRDefault="00F67F4F" w:rsidP="00F67F4F">
      <w:pPr>
        <w:pStyle w:val="ListParagraph"/>
        <w:numPr>
          <w:ilvl w:val="0"/>
          <w:numId w:val="18"/>
        </w:numPr>
        <w:rPr>
          <w:moveFrom w:id="205" w:author="Pistorino, Dan" w:date="2024-09-16T15:13:00Z" w16du:dateUtc="2024-09-16T19:13:00Z"/>
        </w:rPr>
      </w:pPr>
      <w:moveFrom w:id="206" w:author="Pistorino, Dan" w:date="2024-09-16T15:13:00Z" w16du:dateUtc="2024-09-16T19:13:00Z">
        <w:r w:rsidDel="0093716A">
          <w:t>STMicroelectronics’ STM32 microcontrollers for low-power and low-cost device logic</w:t>
        </w:r>
      </w:moveFrom>
    </w:p>
    <w:p w14:paraId="1AD73318" w14:textId="73197BAC" w:rsidR="0059775D" w:rsidDel="0093716A" w:rsidRDefault="00054BE6" w:rsidP="00747CB1">
      <w:pPr>
        <w:pStyle w:val="ListParagraph"/>
        <w:numPr>
          <w:ilvl w:val="0"/>
          <w:numId w:val="18"/>
        </w:numPr>
        <w:rPr>
          <w:moveFrom w:id="207" w:author="Pistorino, Dan" w:date="2024-09-16T15:13:00Z" w16du:dateUtc="2024-09-16T19:13:00Z"/>
        </w:rPr>
      </w:pPr>
      <w:moveFrom w:id="208" w:author="Pistorino, Dan" w:date="2024-09-16T15:13:00Z" w16du:dateUtc="2024-09-16T19:13:00Z">
        <w:r w:rsidDel="0093716A">
          <w:t>Wireless Charge Transfer for charging batteries in subterranean sensor nodes</w:t>
        </w:r>
      </w:moveFrom>
    </w:p>
    <w:moveFromRangeEnd w:id="197"/>
    <w:p w14:paraId="37D9E178" w14:textId="57C113B2" w:rsidR="00D833F1" w:rsidRDefault="00D833F1" w:rsidP="03192F5F">
      <w:pPr>
        <w:rPr>
          <w:ins w:id="209" w:author="Pistorino, Dan" w:date="2024-09-16T21:43:00Z" w16du:dateUtc="2024-09-17T01:43:00Z"/>
        </w:rPr>
      </w:pPr>
      <w:ins w:id="210" w:author="Pistorino, Dan" w:date="2024-09-16T14:44:00Z" w16du:dateUtc="2024-09-16T18:44:00Z">
        <w:r>
          <w:t xml:space="preserve">LoRaWAN technology is the optimal choice </w:t>
        </w:r>
      </w:ins>
      <w:ins w:id="211" w:author="Pistorino, Dan" w:date="2024-09-16T21:42:00Z" w16du:dateUtc="2024-09-17T01:42:00Z">
        <w:r w:rsidR="00CB245F">
          <w:t xml:space="preserve">for this design </w:t>
        </w:r>
      </w:ins>
      <w:ins w:id="212" w:author="Pistorino, Dan" w:date="2024-09-16T14:44:00Z" w16du:dateUtc="2024-09-16T18:44:00Z">
        <w:r>
          <w:t xml:space="preserve">because it provides very </w:t>
        </w:r>
      </w:ins>
      <w:ins w:id="213" w:author="Pistorino, Dan" w:date="2024-09-16T14:45:00Z" w16du:dateUtc="2024-09-16T18:45:00Z">
        <w:r w:rsidR="007A7385">
          <w:t>long-range</w:t>
        </w:r>
      </w:ins>
      <w:ins w:id="214" w:author="Pistorino, Dan" w:date="2024-09-16T14:44:00Z" w16du:dateUtc="2024-09-16T18:44:00Z">
        <w:r>
          <w:t xml:space="preserve"> communication with low power consumption</w:t>
        </w:r>
      </w:ins>
      <w:ins w:id="215" w:author="Pistorino, Dan" w:date="2024-09-16T14:45:00Z" w16du:dateUtc="2024-09-16T18:45:00Z">
        <w:r w:rsidR="007A7385">
          <w:t>.</w:t>
        </w:r>
      </w:ins>
      <w:ins w:id="216" w:author="Pistorino, Dan" w:date="2024-09-16T14:54:00Z" w16du:dateUtc="2024-09-16T18:54:00Z">
        <w:r w:rsidR="00430FC0">
          <w:t xml:space="preserve"> Only a small set of developed technologies </w:t>
        </w:r>
      </w:ins>
      <w:ins w:id="217" w:author="Pistorino, Dan" w:date="2024-09-16T14:55:00Z" w16du:dateUtc="2024-09-16T18:55:00Z">
        <w:r w:rsidR="00394BFC">
          <w:t xml:space="preserve">can create long-range low-power networks needed for transmitting </w:t>
        </w:r>
        <w:r w:rsidR="00E47369">
          <w:t>sensor data.</w:t>
        </w:r>
      </w:ins>
      <w:ins w:id="218" w:author="Pistorino, Dan" w:date="2024-09-16T14:56:00Z" w16du:dateUtc="2024-09-16T18:56:00Z">
        <w:r w:rsidR="00E47369">
          <w:t xml:space="preserve"> Existing</w:t>
        </w:r>
        <w:r w:rsidR="00F67059">
          <w:t xml:space="preserve"> works justify LoRaWAN as an optimal solution. </w:t>
        </w:r>
      </w:ins>
      <w:ins w:id="219" w:author="Pistorino, Dan" w:date="2024-09-16T14:57:00Z" w16du:dateUtc="2024-09-16T18:57:00Z">
        <w:r w:rsidR="001C2BFC">
          <w:t>LoRa is compared with Sigfox</w:t>
        </w:r>
      </w:ins>
      <w:ins w:id="220" w:author="Pistorino, Dan" w:date="2024-09-16T14:58:00Z" w16du:dateUtc="2024-09-16T18:58:00Z">
        <w:r w:rsidR="003F7095">
          <w:t xml:space="preserve"> and </w:t>
        </w:r>
      </w:ins>
      <w:ins w:id="221" w:author="Pistorino, Dan" w:date="2024-09-16T14:57:00Z" w16du:dateUtc="2024-09-16T18:57:00Z">
        <w:r w:rsidR="003F7095">
          <w:t>NB-IoT</w:t>
        </w:r>
      </w:ins>
      <w:ins w:id="222" w:author="Pistorino, Dan" w:date="2024-09-16T14:58:00Z" w16du:dateUtc="2024-09-16T18:58:00Z">
        <w:r w:rsidR="003F7095">
          <w:t xml:space="preserve"> in [3]</w:t>
        </w:r>
      </w:ins>
      <w:ins w:id="223" w:author="Pistorino, Dan" w:date="2024-09-16T14:59:00Z" w16du:dateUtc="2024-09-16T18:59:00Z">
        <w:r w:rsidR="00201929">
          <w:t>. Here, LoRa is shown as optimal for its</w:t>
        </w:r>
      </w:ins>
      <w:ins w:id="224" w:author="Pistorino, Dan" w:date="2024-09-16T15:00:00Z" w16du:dateUtc="2024-09-16T19:00:00Z">
        <w:r w:rsidR="002E58AE">
          <w:t xml:space="preserve"> ability to adapt to environmental</w:t>
        </w:r>
        <w:r w:rsidR="00CC24A3">
          <w:t xml:space="preserve"> factors</w:t>
        </w:r>
      </w:ins>
      <w:ins w:id="225" w:author="Pistorino, Dan" w:date="2024-09-16T15:01:00Z" w16du:dateUtc="2024-09-16T19:01:00Z">
        <w:r w:rsidR="00CC24A3">
          <w:t xml:space="preserve">, transmit a larger payload, </w:t>
        </w:r>
      </w:ins>
      <w:ins w:id="226" w:author="Pistorino, Dan" w:date="2024-09-16T15:03:00Z" w16du:dateUtc="2024-09-16T19:03:00Z">
        <w:r w:rsidR="008466FC">
          <w:t>offer</w:t>
        </w:r>
      </w:ins>
      <w:ins w:id="227" w:author="Pistorino, Dan" w:date="2024-09-16T15:02:00Z" w16du:dateUtc="2024-09-16T19:02:00Z">
        <w:r w:rsidR="00DA2582">
          <w:t xml:space="preserve"> </w:t>
        </w:r>
        <w:r w:rsidR="00553219">
          <w:t>increased</w:t>
        </w:r>
        <w:r w:rsidR="00DA2582">
          <w:t xml:space="preserve"> downlink (from the gateway to the node)</w:t>
        </w:r>
      </w:ins>
      <w:ins w:id="228" w:author="Pistorino, Dan" w:date="2024-09-16T15:03:00Z" w16du:dateUtc="2024-09-16T19:03:00Z">
        <w:r w:rsidR="008466FC">
          <w:t xml:space="preserve"> connections, and provide encrypted communication</w:t>
        </w:r>
      </w:ins>
      <w:ins w:id="229" w:author="Pistorino, Dan" w:date="2024-09-16T15:04:00Z" w16du:dateUtc="2024-09-16T19:04:00Z">
        <w:r w:rsidR="00D00F49">
          <w:t>. LoRa is independent of external infrastructure</w:t>
        </w:r>
      </w:ins>
      <w:ins w:id="230" w:author="Pistorino, Dan" w:date="2024-09-16T15:05:00Z" w16du:dateUtc="2024-09-16T19:05:00Z">
        <w:r w:rsidR="002D0640">
          <w:t xml:space="preserve"> which decreases cost</w:t>
        </w:r>
      </w:ins>
      <w:ins w:id="231" w:author="Pistorino, Dan" w:date="2024-09-16T15:04:00Z" w16du:dateUtc="2024-09-16T19:04:00Z">
        <w:r w:rsidR="00D00F49">
          <w:t>, whereas NB-IoT requires</w:t>
        </w:r>
      </w:ins>
      <w:ins w:id="232" w:author="Pistorino, Dan" w:date="2024-09-16T15:05:00Z" w16du:dateUtc="2024-09-16T19:05:00Z">
        <w:r w:rsidR="002D0640">
          <w:t xml:space="preserve"> an </w:t>
        </w:r>
        <w:r w:rsidR="00541E74">
          <w:t>LTE</w:t>
        </w:r>
        <w:r w:rsidR="002D0640">
          <w:t xml:space="preserve"> connection in a licensed band.</w:t>
        </w:r>
      </w:ins>
      <w:ins w:id="233" w:author="Pistorino, Dan" w:date="2024-09-16T15:04:00Z" w16du:dateUtc="2024-09-16T19:04:00Z">
        <w:r w:rsidR="00D00F49">
          <w:t xml:space="preserve"> </w:t>
        </w:r>
      </w:ins>
      <w:ins w:id="234" w:author="Pistorino, Dan" w:date="2024-09-16T15:06:00Z" w16du:dateUtc="2024-09-16T19:06:00Z">
        <w:r w:rsidR="00B838E8">
          <w:t>Sigfox is accredited as having better network coverage</w:t>
        </w:r>
        <w:r w:rsidR="00C60E1A">
          <w:t xml:space="preserve">, but this does not outweigh the benefits offered by </w:t>
        </w:r>
      </w:ins>
      <w:ins w:id="235" w:author="Pistorino, Dan" w:date="2024-09-16T15:07:00Z" w16du:dateUtc="2024-09-16T19:07:00Z">
        <w:r w:rsidR="00C60E1A">
          <w:t>LoRaWAN in an agricultural environment.</w:t>
        </w:r>
      </w:ins>
    </w:p>
    <w:p w14:paraId="270EB754" w14:textId="5B0A9419" w:rsidR="00CA49B9" w:rsidRDefault="009859A4" w:rsidP="03192F5F">
      <w:pPr>
        <w:rPr>
          <w:ins w:id="236" w:author="Pistorino, Dan" w:date="2024-09-16T21:53:00Z" w16du:dateUtc="2024-09-17T01:53:00Z"/>
        </w:rPr>
      </w:pPr>
      <w:ins w:id="237" w:author="Pistorino, Dan" w:date="2024-09-16T21:43:00Z" w16du:dateUtc="2024-09-17T01:43:00Z">
        <w:r>
          <w:t>GPS provides real-time</w:t>
        </w:r>
      </w:ins>
      <w:ins w:id="238" w:author="Pistorino, Dan" w:date="2024-09-16T21:45:00Z" w16du:dateUtc="2024-09-17T01:45:00Z">
        <w:r w:rsidR="000521EB">
          <w:t xml:space="preserve"> geo-location</w:t>
        </w:r>
      </w:ins>
      <w:ins w:id="239" w:author="Pistorino, Dan" w:date="2024-09-16T21:43:00Z" w16du:dateUtc="2024-09-17T01:43:00Z">
        <w:r>
          <w:t xml:space="preserve"> tracking of </w:t>
        </w:r>
      </w:ins>
      <w:ins w:id="240" w:author="Pistorino, Dan" w:date="2024-09-16T21:44:00Z" w16du:dateUtc="2024-09-17T01:44:00Z">
        <w:r>
          <w:t xml:space="preserve">both the nodes and the </w:t>
        </w:r>
        <w:r w:rsidR="008D404D">
          <w:t>relay.</w:t>
        </w:r>
        <w:r w:rsidR="000521EB">
          <w:t xml:space="preserve"> </w:t>
        </w:r>
      </w:ins>
      <w:ins w:id="241" w:author="Pistorino, Dan" w:date="2024-09-16T21:46:00Z" w16du:dateUtc="2024-09-17T01:46:00Z">
        <w:r w:rsidR="00ED0417">
          <w:t xml:space="preserve">Geolocation data is important because it shows exactly where the </w:t>
        </w:r>
        <w:r w:rsidR="00582B1F">
          <w:t>samples were taken.</w:t>
        </w:r>
      </w:ins>
      <w:ins w:id="242" w:author="Pistorino, Dan" w:date="2024-09-16T21:47:00Z" w16du:dateUtc="2024-09-17T01:47:00Z">
        <w:r w:rsidR="00F46B83">
          <w:t xml:space="preserve"> </w:t>
        </w:r>
      </w:ins>
      <w:ins w:id="243" w:author="Pistorino, Dan" w:date="2024-09-16T21:50:00Z" w16du:dateUtc="2024-09-17T01:50:00Z">
        <w:r w:rsidR="00EB2BE1">
          <w:t>Implementing geo</w:t>
        </w:r>
        <w:r w:rsidR="006213FD">
          <w:t xml:space="preserve">location </w:t>
        </w:r>
        <w:r w:rsidR="00EB2BE1">
          <w:t xml:space="preserve">tracking </w:t>
        </w:r>
      </w:ins>
      <w:ins w:id="244" w:author="Pistorino, Dan" w:date="2024-09-16T21:49:00Z" w16du:dateUtc="2024-09-17T01:49:00Z">
        <w:r w:rsidR="00365937">
          <w:t xml:space="preserve">facilitates ease of installation by eliminating </w:t>
        </w:r>
      </w:ins>
      <w:ins w:id="245" w:author="Pistorino, Dan" w:date="2024-09-16T21:48:00Z" w16du:dateUtc="2024-09-17T01:48:00Z">
        <w:r w:rsidR="00F52293">
          <w:t xml:space="preserve">the need to register its </w:t>
        </w:r>
      </w:ins>
      <w:ins w:id="246" w:author="Pistorino, Dan" w:date="2024-09-16T21:49:00Z" w16du:dateUtc="2024-09-17T01:49:00Z">
        <w:r w:rsidR="00365937">
          <w:t>location when it is installed.</w:t>
        </w:r>
      </w:ins>
      <w:ins w:id="247" w:author="Pistorino, Dan" w:date="2024-09-16T21:51:00Z" w16du:dateUtc="2024-09-17T01:51:00Z">
        <w:r w:rsidR="001B028D">
          <w:t xml:space="preserve"> </w:t>
        </w:r>
      </w:ins>
      <w:ins w:id="248" w:author="Pistorino, Dan" w:date="2024-09-16T21:52:00Z" w16du:dateUtc="2024-09-17T01:52:00Z">
        <w:r w:rsidR="00AC57E3">
          <w:t xml:space="preserve">The choice of which GPS module </w:t>
        </w:r>
      </w:ins>
      <w:ins w:id="249" w:author="Pistorino, Dan" w:date="2024-09-16T21:53:00Z" w16du:dateUtc="2024-09-17T01:53:00Z">
        <w:r w:rsidR="00E973A0">
          <w:t>is </w:t>
        </w:r>
      </w:ins>
      <w:ins w:id="250" w:author="Pistorino, Dan" w:date="2024-09-16T21:52:00Z" w16du:dateUtc="2024-09-17T01:52:00Z">
        <w:r w:rsidR="00AC57E3">
          <w:t>selected</w:t>
        </w:r>
        <w:r w:rsidR="00353BF2">
          <w:t xml:space="preserve"> based on the communication protocol it implements and </w:t>
        </w:r>
      </w:ins>
      <w:ins w:id="251" w:author="Pistorino, Dan" w:date="2024-09-16T21:53:00Z" w16du:dateUtc="2024-09-17T01:53:00Z">
        <w:r w:rsidR="00E973A0">
          <w:t>its power efficiency.</w:t>
        </w:r>
      </w:ins>
    </w:p>
    <w:p w14:paraId="6E722815" w14:textId="12586620" w:rsidR="00E973A0" w:rsidRDefault="00E973A0" w:rsidP="03192F5F">
      <w:pPr>
        <w:rPr>
          <w:ins w:id="252" w:author="Pistorino, Dan" w:date="2024-09-16T14:44:00Z" w16du:dateUtc="2024-09-16T18:44:00Z"/>
        </w:rPr>
      </w:pPr>
      <w:ins w:id="253" w:author="Pistorino, Dan" w:date="2024-09-16T21:53:00Z" w16du:dateUtc="2024-09-17T01:53:00Z">
        <w:r>
          <w:t xml:space="preserve">STMicroelectronics STM32 microcontrollers </w:t>
        </w:r>
        <w:r w:rsidR="00680499">
          <w:t>offer a low-cost and highly configurable solution</w:t>
        </w:r>
      </w:ins>
      <w:ins w:id="254" w:author="Pistorino, Dan" w:date="2024-09-16T21:54:00Z" w16du:dateUtc="2024-09-17T01:54:00Z">
        <w:r w:rsidR="00680499">
          <w:t xml:space="preserve"> to the sensor network design. Not only do these microcontrollers benefit from </w:t>
        </w:r>
        <w:r w:rsidR="00AD2B7B">
          <w:t xml:space="preserve">significant industry support, but they </w:t>
        </w:r>
      </w:ins>
      <w:ins w:id="255" w:author="Pistorino, Dan" w:date="2024-09-16T21:56:00Z" w16du:dateUtc="2024-09-17T01:56:00Z">
        <w:r w:rsidR="00582674">
          <w:t>also </w:t>
        </w:r>
      </w:ins>
      <w:ins w:id="256" w:author="Pistorino, Dan" w:date="2024-09-16T21:54:00Z" w16du:dateUtc="2024-09-17T01:54:00Z">
        <w:r w:rsidR="00AD2B7B">
          <w:t xml:space="preserve">offer </w:t>
        </w:r>
      </w:ins>
      <w:ins w:id="257" w:author="Pistorino, Dan" w:date="2024-09-16T21:55:00Z" w16du:dateUtc="2024-09-17T01:55:00Z">
        <w:r w:rsidR="002A64F4">
          <w:t>best-in-class power efficiency</w:t>
        </w:r>
        <w:r w:rsidR="00582674">
          <w:t xml:space="preserve"> </w:t>
        </w:r>
      </w:ins>
      <w:ins w:id="258" w:author="Pistorino, Dan" w:date="2024-09-16T21:57:00Z" w16du:dateUtc="2024-09-17T01:57:00Z">
        <w:r w:rsidR="004255BD">
          <w:t>and implement the needed UART and I2C protocols.</w:t>
        </w:r>
      </w:ins>
    </w:p>
    <w:p w14:paraId="73ED055C" w14:textId="37B5A849" w:rsidR="01892FD7" w:rsidRDefault="01892FD7" w:rsidP="03192F5F">
      <w:r>
        <w:t xml:space="preserve">Below are </w:t>
      </w:r>
      <w:del w:id="259" w:author="Pistorino, Dan" w:date="2024-09-16T15:14:00Z" w16du:dateUtc="2024-09-16T19:14:00Z">
        <w:r w:rsidDel="0093716A">
          <w:delText xml:space="preserve">some </w:delText>
        </w:r>
      </w:del>
      <w:r>
        <w:t xml:space="preserve">block diagrams </w:t>
      </w:r>
      <w:ins w:id="260" w:author="Pistorino, Dan" w:date="2024-09-16T15:14:00Z" w16du:dateUtc="2024-09-16T19:14:00Z">
        <w:r w:rsidR="0093716A">
          <w:t>that describe the function of the system</w:t>
        </w:r>
      </w:ins>
      <w:ins w:id="261" w:author="Pistorino, Dan" w:date="2024-09-16T21:43:00Z" w16du:dateUtc="2024-09-17T01:43:00Z">
        <w:r w:rsidR="00CA49B9">
          <w:t>’</w:t>
        </w:r>
      </w:ins>
      <w:ins w:id="262" w:author="Pistorino, Dan" w:date="2024-09-16T15:14:00Z" w16du:dateUtc="2024-09-16T19:14:00Z">
        <w:r w:rsidR="0093716A">
          <w:t xml:space="preserve">s various components. </w:t>
        </w:r>
      </w:ins>
      <w:del w:id="263" w:author="Pistorino, Dan" w:date="2024-09-16T15:14:00Z" w16du:dateUtc="2024-09-16T19:14:00Z">
        <w:r w:rsidDel="0093716A">
          <w:delText xml:space="preserve">of what an optimal design would look like that achieves </w:delText>
        </w:r>
        <w:r w:rsidR="46922905" w:rsidDel="0093716A">
          <w:delText>what is</w:delText>
        </w:r>
        <w:r w:rsidDel="0093716A">
          <w:delText xml:space="preserve"> listed above.</w:delText>
        </w:r>
      </w:del>
    </w:p>
    <w:p w14:paraId="5B9CB453" w14:textId="77777777" w:rsidR="001331E3" w:rsidRDefault="2287DD3F">
      <w:pPr>
        <w:keepNext/>
        <w:rPr>
          <w:ins w:id="264" w:author="Pistorino, Dan" w:date="2024-09-16T15:42:00Z" w16du:dateUtc="2024-09-16T19:42:00Z"/>
        </w:rPr>
        <w:pPrChange w:id="265" w:author="Pistorino, Dan" w:date="2024-09-16T15:45:00Z" w16du:dateUtc="2024-09-16T19:45:00Z">
          <w:pPr>
            <w:jc w:val="center"/>
          </w:pPr>
        </w:pPrChange>
      </w:pPr>
      <w:r>
        <w:rPr>
          <w:noProof/>
        </w:rPr>
        <w:lastRenderedPageBreak/>
        <w:drawing>
          <wp:inline distT="0" distB="0" distL="0" distR="0" wp14:anchorId="0D6E5473" wp14:editId="0D0D7060">
            <wp:extent cx="4767209" cy="3850438"/>
            <wp:effectExtent l="0" t="0" r="0" b="0"/>
            <wp:docPr id="1135190738" name="Picture 567783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783299"/>
                    <pic:cNvPicPr/>
                  </pic:nvPicPr>
                  <pic:blipFill>
                    <a:blip r:embed="rId19">
                      <a:extLst>
                        <a:ext uri="{28A0092B-C50C-407E-A947-70E740481C1C}">
                          <a14:useLocalDpi xmlns:a14="http://schemas.microsoft.com/office/drawing/2010/main" val="0"/>
                        </a:ext>
                      </a:extLst>
                    </a:blip>
                    <a:stretch>
                      <a:fillRect/>
                    </a:stretch>
                  </pic:blipFill>
                  <pic:spPr>
                    <a:xfrm>
                      <a:off x="0" y="0"/>
                      <a:ext cx="4771892" cy="3854220"/>
                    </a:xfrm>
                    <a:prstGeom prst="rect">
                      <a:avLst/>
                    </a:prstGeom>
                  </pic:spPr>
                </pic:pic>
              </a:graphicData>
            </a:graphic>
          </wp:inline>
        </w:drawing>
      </w:r>
    </w:p>
    <w:p w14:paraId="25BEAFDE" w14:textId="78D20595" w:rsidR="001331E3" w:rsidRDefault="001331E3" w:rsidP="001331E3">
      <w:pPr>
        <w:pStyle w:val="Caption"/>
        <w:rPr>
          <w:ins w:id="266" w:author="Pistorino, Dan" w:date="2024-09-16T15:42:00Z" w16du:dateUtc="2024-09-16T19:42:00Z"/>
        </w:rPr>
      </w:pPr>
      <w:ins w:id="267" w:author="Pistorino, Dan" w:date="2024-09-16T15:42:00Z" w16du:dateUtc="2024-09-16T19:42:00Z">
        <w:r>
          <w:t xml:space="preserve">Figure </w:t>
        </w:r>
        <w:r>
          <w:fldChar w:fldCharType="begin"/>
        </w:r>
        <w:r>
          <w:instrText xml:space="preserve"> SEQ Figure \* ARABIC </w:instrText>
        </w:r>
      </w:ins>
      <w:r>
        <w:fldChar w:fldCharType="separate"/>
      </w:r>
      <w:ins w:id="268" w:author="Pistorino, Dan" w:date="2024-09-16T22:09:00Z" w16du:dateUtc="2024-09-17T02:09:00Z">
        <w:r w:rsidR="00017005">
          <w:rPr>
            <w:noProof/>
          </w:rPr>
          <w:t>2</w:t>
        </w:r>
      </w:ins>
      <w:ins w:id="269" w:author="Pistorino, Dan" w:date="2024-09-16T15:42:00Z" w16du:dateUtc="2024-09-16T19:42:00Z">
        <w:r>
          <w:fldChar w:fldCharType="end"/>
        </w:r>
        <w:r>
          <w:t xml:space="preserve"> - LoRaWAN Node hardware design</w:t>
        </w:r>
      </w:ins>
      <w:ins w:id="270" w:author="Pistorino, Dan" w:date="2024-09-16T15:43:00Z" w16du:dateUtc="2024-09-16T19:43:00Z">
        <w:r>
          <w:t xml:space="preserve"> chart</w:t>
        </w:r>
      </w:ins>
      <w:ins w:id="271" w:author="Pistorino, Dan" w:date="2024-09-16T15:42:00Z" w16du:dateUtc="2024-09-16T19:42:00Z">
        <w:r>
          <w:t>.</w:t>
        </w:r>
      </w:ins>
    </w:p>
    <w:p w14:paraId="76EF8E35" w14:textId="77777777" w:rsidR="001331E3" w:rsidRDefault="2287DD3F" w:rsidP="00EE1282">
      <w:pPr>
        <w:keepNext/>
        <w:spacing w:after="0"/>
        <w:rPr>
          <w:ins w:id="272" w:author="Pistorino, Dan" w:date="2024-09-16T15:42:00Z" w16du:dateUtc="2024-09-16T19:42:00Z"/>
        </w:rPr>
        <w:pPrChange w:id="273" w:author="Pistorino, Dan" w:date="2024-09-16T21:58:00Z" w16du:dateUtc="2024-09-17T01:58:00Z">
          <w:pPr>
            <w:jc w:val="center"/>
          </w:pPr>
        </w:pPrChange>
      </w:pPr>
      <w:r>
        <w:rPr>
          <w:noProof/>
        </w:rPr>
        <w:drawing>
          <wp:inline distT="0" distB="0" distL="0" distR="0" wp14:anchorId="3456CCE5" wp14:editId="17CBA0CF">
            <wp:extent cx="4551452" cy="3245828"/>
            <wp:effectExtent l="0" t="0" r="1905" b="0"/>
            <wp:docPr id="1675042277" name="Picture 84899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994371"/>
                    <pic:cNvPicPr/>
                  </pic:nvPicPr>
                  <pic:blipFill>
                    <a:blip r:embed="rId20">
                      <a:extLst>
                        <a:ext uri="{28A0092B-C50C-407E-A947-70E740481C1C}">
                          <a14:useLocalDpi xmlns:a14="http://schemas.microsoft.com/office/drawing/2010/main" val="0"/>
                        </a:ext>
                      </a:extLst>
                    </a:blip>
                    <a:stretch>
                      <a:fillRect/>
                    </a:stretch>
                  </pic:blipFill>
                  <pic:spPr>
                    <a:xfrm>
                      <a:off x="0" y="0"/>
                      <a:ext cx="4554313" cy="3247868"/>
                    </a:xfrm>
                    <a:prstGeom prst="rect">
                      <a:avLst/>
                    </a:prstGeom>
                  </pic:spPr>
                </pic:pic>
              </a:graphicData>
            </a:graphic>
          </wp:inline>
        </w:drawing>
      </w:r>
    </w:p>
    <w:p w14:paraId="2941D93A" w14:textId="379BC4A4" w:rsidR="2287DD3F" w:rsidRDefault="001331E3">
      <w:pPr>
        <w:pStyle w:val="Caption"/>
        <w:pPrChange w:id="274" w:author="Pistorino, Dan" w:date="2024-09-16T15:45:00Z" w16du:dateUtc="2024-09-16T19:45:00Z">
          <w:pPr>
            <w:jc w:val="center"/>
          </w:pPr>
        </w:pPrChange>
      </w:pPr>
      <w:ins w:id="275" w:author="Pistorino, Dan" w:date="2024-09-16T15:42:00Z" w16du:dateUtc="2024-09-16T19:42:00Z">
        <w:r>
          <w:t xml:space="preserve">Figure </w:t>
        </w:r>
        <w:r>
          <w:fldChar w:fldCharType="begin"/>
        </w:r>
        <w:r>
          <w:instrText xml:space="preserve"> SEQ Figure \* ARABIC </w:instrText>
        </w:r>
      </w:ins>
      <w:r>
        <w:fldChar w:fldCharType="separate"/>
      </w:r>
      <w:ins w:id="276" w:author="Pistorino, Dan" w:date="2024-09-16T22:09:00Z" w16du:dateUtc="2024-09-17T02:09:00Z">
        <w:r w:rsidR="00017005">
          <w:rPr>
            <w:noProof/>
          </w:rPr>
          <w:t>3</w:t>
        </w:r>
      </w:ins>
      <w:ins w:id="277" w:author="Pistorino, Dan" w:date="2024-09-16T15:42:00Z" w16du:dateUtc="2024-09-16T19:42:00Z">
        <w:r>
          <w:fldChar w:fldCharType="end"/>
        </w:r>
        <w:r>
          <w:t xml:space="preserve"> - LoRaWAN Hub hardware design</w:t>
        </w:r>
      </w:ins>
      <w:ins w:id="278" w:author="Pistorino, Dan" w:date="2024-09-16T15:43:00Z" w16du:dateUtc="2024-09-16T19:43:00Z">
        <w:r>
          <w:t xml:space="preserve"> chart</w:t>
        </w:r>
      </w:ins>
      <w:ins w:id="279" w:author="Pistorino, Dan" w:date="2024-09-16T15:42:00Z" w16du:dateUtc="2024-09-16T19:42:00Z">
        <w:r>
          <w:t>.</w:t>
        </w:r>
      </w:ins>
    </w:p>
    <w:p w14:paraId="0F978E75" w14:textId="77777777" w:rsidR="001331E3" w:rsidRDefault="76BB1718">
      <w:pPr>
        <w:keepNext/>
        <w:rPr>
          <w:ins w:id="280" w:author="Pistorino, Dan" w:date="2024-09-16T15:43:00Z" w16du:dateUtc="2024-09-16T19:43:00Z"/>
        </w:rPr>
        <w:pPrChange w:id="281" w:author="Pistorino, Dan" w:date="2024-09-16T15:45:00Z" w16du:dateUtc="2024-09-16T19:45:00Z">
          <w:pPr>
            <w:jc w:val="center"/>
          </w:pPr>
        </w:pPrChange>
      </w:pPr>
      <w:r>
        <w:rPr>
          <w:noProof/>
        </w:rPr>
        <w:lastRenderedPageBreak/>
        <w:drawing>
          <wp:inline distT="0" distB="0" distL="0" distR="0" wp14:anchorId="5BD8980B" wp14:editId="4B6F2425">
            <wp:extent cx="5943600" cy="3257550"/>
            <wp:effectExtent l="0" t="0" r="0" b="0"/>
            <wp:docPr id="1892904256" name="Picture 189290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502A7FF" w14:textId="21F4E6B6" w:rsidR="76BB1718" w:rsidRDefault="001331E3">
      <w:pPr>
        <w:pStyle w:val="Caption"/>
        <w:pPrChange w:id="282" w:author="Pistorino, Dan" w:date="2024-09-16T15:45:00Z" w16du:dateUtc="2024-09-16T19:45:00Z">
          <w:pPr>
            <w:jc w:val="center"/>
          </w:pPr>
        </w:pPrChange>
      </w:pPr>
      <w:ins w:id="283" w:author="Pistorino, Dan" w:date="2024-09-16T15:43:00Z" w16du:dateUtc="2024-09-16T19:43:00Z">
        <w:r>
          <w:t xml:space="preserve">Figure </w:t>
        </w:r>
        <w:r>
          <w:fldChar w:fldCharType="begin"/>
        </w:r>
        <w:r>
          <w:instrText xml:space="preserve"> SEQ Figure \* ARABIC </w:instrText>
        </w:r>
      </w:ins>
      <w:r>
        <w:fldChar w:fldCharType="separate"/>
      </w:r>
      <w:ins w:id="284" w:author="Pistorino, Dan" w:date="2024-09-16T22:09:00Z" w16du:dateUtc="2024-09-17T02:09:00Z">
        <w:r w:rsidR="00017005">
          <w:rPr>
            <w:noProof/>
          </w:rPr>
          <w:t>4</w:t>
        </w:r>
      </w:ins>
      <w:ins w:id="285" w:author="Pistorino, Dan" w:date="2024-09-16T15:43:00Z" w16du:dateUtc="2024-09-16T19:43:00Z">
        <w:r>
          <w:fldChar w:fldCharType="end"/>
        </w:r>
        <w:r>
          <w:t xml:space="preserve"> - LoRaWAN Hub software design chart.</w:t>
        </w:r>
      </w:ins>
    </w:p>
    <w:p w14:paraId="653B848D" w14:textId="77777777" w:rsidR="001331E3" w:rsidRDefault="1450534A" w:rsidP="00BB783B">
      <w:pPr>
        <w:keepNext/>
        <w:spacing w:after="0"/>
        <w:rPr>
          <w:ins w:id="286" w:author="Pistorino, Dan" w:date="2024-09-16T15:43:00Z" w16du:dateUtc="2024-09-16T19:43:00Z"/>
        </w:rPr>
        <w:pPrChange w:id="287" w:author="Pistorino, Dan" w:date="2024-09-16T21:58:00Z" w16du:dateUtc="2024-09-17T01:58:00Z">
          <w:pPr>
            <w:jc w:val="center"/>
          </w:pPr>
        </w:pPrChange>
      </w:pPr>
      <w:r>
        <w:rPr>
          <w:noProof/>
        </w:rPr>
        <w:drawing>
          <wp:inline distT="0" distB="0" distL="0" distR="0" wp14:anchorId="672428EA" wp14:editId="16A0681E">
            <wp:extent cx="5943600" cy="4038600"/>
            <wp:effectExtent l="0" t="0" r="0" b="0"/>
            <wp:docPr id="1965752011" name="Picture 93014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143462"/>
                    <pic:cNvPicPr/>
                  </pic:nvPicPr>
                  <pic:blipFill>
                    <a:blip r:embed="rId22">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6BA4396E" w14:textId="39D8DDA0" w:rsidR="2E7F9EF0" w:rsidRDefault="001331E3">
      <w:pPr>
        <w:pStyle w:val="Caption"/>
        <w:rPr>
          <w:rFonts w:ascii="Garamond" w:eastAsia="Garamond" w:hAnsi="Garamond" w:cs="Garamond"/>
        </w:rPr>
        <w:pPrChange w:id="288" w:author="Pistorino, Dan" w:date="2024-09-16T15:45:00Z" w16du:dateUtc="2024-09-16T19:45:00Z">
          <w:pPr>
            <w:jc w:val="center"/>
          </w:pPr>
        </w:pPrChange>
      </w:pPr>
      <w:ins w:id="289" w:author="Pistorino, Dan" w:date="2024-09-16T15:43:00Z" w16du:dateUtc="2024-09-16T19:43:00Z">
        <w:r>
          <w:t xml:space="preserve">Figure </w:t>
        </w:r>
        <w:r>
          <w:fldChar w:fldCharType="begin"/>
        </w:r>
        <w:r>
          <w:instrText xml:space="preserve"> SEQ Figure \* ARABIC </w:instrText>
        </w:r>
      </w:ins>
      <w:r>
        <w:fldChar w:fldCharType="separate"/>
      </w:r>
      <w:ins w:id="290" w:author="Pistorino, Dan" w:date="2024-09-16T22:09:00Z" w16du:dateUtc="2024-09-17T02:09:00Z">
        <w:r w:rsidR="00017005">
          <w:rPr>
            <w:noProof/>
          </w:rPr>
          <w:t>5</w:t>
        </w:r>
      </w:ins>
      <w:ins w:id="291" w:author="Pistorino, Dan" w:date="2024-09-16T15:43:00Z" w16du:dateUtc="2024-09-16T19:43:00Z">
        <w:r>
          <w:fldChar w:fldCharType="end"/>
        </w:r>
        <w:r>
          <w:t xml:space="preserve"> - LoRaWAN Node software design chart.</w:t>
        </w:r>
      </w:ins>
    </w:p>
    <w:p w14:paraId="103AC707" w14:textId="3E9EAD5F" w:rsidR="03192F5F" w:rsidRDefault="03192F5F" w:rsidP="03192F5F">
      <w:pPr>
        <w:jc w:val="center"/>
        <w:rPr>
          <w:sz w:val="18"/>
          <w:szCs w:val="18"/>
        </w:rPr>
      </w:pPr>
    </w:p>
    <w:p w14:paraId="3066B6A5" w14:textId="795FC488" w:rsidR="009C6C28" w:rsidRDefault="00300551" w:rsidP="553FA162">
      <w:pPr>
        <w:pStyle w:val="Heading1"/>
        <w:spacing w:before="0"/>
      </w:pPr>
      <w:bookmarkStart w:id="292" w:name="_Toc177416918"/>
      <w:r>
        <w:lastRenderedPageBreak/>
        <w:t>Project Plan</w:t>
      </w:r>
      <w:bookmarkEnd w:id="292"/>
    </w:p>
    <w:p w14:paraId="6CF20D39" w14:textId="344626C0" w:rsidR="00C32012" w:rsidRDefault="003955CC" w:rsidP="6E27DC18">
      <w:pPr>
        <w:rPr>
          <w:ins w:id="293" w:author="Pistorino, Dan" w:date="2024-09-16T15:24:00Z" w16du:dateUtc="2024-09-16T19:24:00Z"/>
        </w:rPr>
      </w:pPr>
      <w:ins w:id="294" w:author="Pistorino, Dan" w:date="2024-09-16T15:23:00Z" w16du:dateUtc="2024-09-16T19:23:00Z">
        <w:r>
          <w:t>The proje</w:t>
        </w:r>
      </w:ins>
      <w:ins w:id="295" w:author="Pistorino, Dan" w:date="2024-09-16T15:24:00Z" w16du:dateUtc="2024-09-16T19:24:00Z">
        <w:r>
          <w:t xml:space="preserve">ct design team includes Oliver Philipp (OP) and Daniel Pistorino (DP). </w:t>
        </w:r>
        <w:r w:rsidR="00C32012">
          <w:t>The team will research, design, implement, and test a sy</w:t>
        </w:r>
      </w:ins>
      <w:ins w:id="296" w:author="Pistorino, Dan" w:date="2024-09-16T15:25:00Z" w16du:dateUtc="2024-09-16T19:25:00Z">
        <w:r w:rsidR="00C32012">
          <w:t xml:space="preserve">stem for communicating </w:t>
        </w:r>
        <w:r w:rsidR="00DC0DB9">
          <w:t xml:space="preserve">agriculture </w:t>
        </w:r>
        <w:r w:rsidR="00C32012">
          <w:t xml:space="preserve">sensor data </w:t>
        </w:r>
        <w:r w:rsidR="00DC0DB9">
          <w:t>over a LoRaWAN network.</w:t>
        </w:r>
      </w:ins>
    </w:p>
    <w:p w14:paraId="4DCB879C" w14:textId="3471FE9A" w:rsidR="009B5C4D" w:rsidRDefault="009B5C4D" w:rsidP="6E27DC18">
      <w:pPr>
        <w:rPr>
          <w:ins w:id="297" w:author="Pistorino, Dan" w:date="2024-09-16T15:28:00Z" w16du:dateUtc="2024-09-16T19:28:00Z"/>
        </w:rPr>
      </w:pPr>
      <w:ins w:id="298" w:author="Pistorino, Dan" w:date="2024-09-16T15:15:00Z" w16du:dateUtc="2024-09-16T19:15:00Z">
        <w:r>
          <w:t>Implementing this system requires</w:t>
        </w:r>
        <w:r w:rsidR="00423E5D">
          <w:t xml:space="preserve"> researching</w:t>
        </w:r>
      </w:ins>
      <w:ins w:id="299" w:author="Pistorino, Dan" w:date="2024-09-16T15:16:00Z" w16du:dateUtc="2024-09-16T19:16:00Z">
        <w:r w:rsidR="00423E5D">
          <w:t xml:space="preserve"> the </w:t>
        </w:r>
      </w:ins>
      <w:ins w:id="300" w:author="Pistorino, Dan" w:date="2024-09-16T15:17:00Z" w16du:dateUtc="2024-09-16T19:17:00Z">
        <w:r w:rsidR="00690A7C">
          <w:t xml:space="preserve">existing system </w:t>
        </w:r>
      </w:ins>
      <w:ins w:id="301" w:author="Pistorino, Dan" w:date="2024-09-16T15:16:00Z" w16du:dateUtc="2024-09-16T19:16:00Z">
        <w:r w:rsidR="00423E5D">
          <w:t>functionality, finding the opti</w:t>
        </w:r>
      </w:ins>
      <w:ins w:id="302" w:author="Pistorino, Dan" w:date="2024-09-16T15:17:00Z" w16du:dateUtc="2024-09-16T19:17:00Z">
        <w:r w:rsidR="00423E5D">
          <w:t xml:space="preserve">mal components to implement the system, </w:t>
        </w:r>
      </w:ins>
      <w:ins w:id="303" w:author="Pistorino, Dan" w:date="2024-09-16T15:16:00Z" w16du:dateUtc="2024-09-16T19:16:00Z">
        <w:r w:rsidR="00423E5D">
          <w:t xml:space="preserve">developing the devices, and testing </w:t>
        </w:r>
      </w:ins>
      <w:ins w:id="304" w:author="Pistorino, Dan" w:date="2024-09-16T15:17:00Z" w16du:dateUtc="2024-09-16T19:17:00Z">
        <w:r w:rsidR="00690A7C">
          <w:t xml:space="preserve">the implemented </w:t>
        </w:r>
      </w:ins>
      <w:ins w:id="305" w:author="Pistorino, Dan" w:date="2024-09-16T15:16:00Z" w16du:dateUtc="2024-09-16T19:16:00Z">
        <w:r w:rsidR="00423E5D">
          <w:t>designs.</w:t>
        </w:r>
      </w:ins>
      <w:ins w:id="306" w:author="Pistorino, Dan" w:date="2024-09-16T15:15:00Z" w16du:dateUtc="2024-09-16T19:15:00Z">
        <w:r w:rsidR="00423E5D">
          <w:t xml:space="preserve"> </w:t>
        </w:r>
      </w:ins>
      <w:ins w:id="307" w:author="Pistorino, Dan" w:date="2024-09-16T15:18:00Z" w16du:dateUtc="2024-09-16T19:18:00Z">
        <w:r w:rsidR="002E6A38">
          <w:t xml:space="preserve">Initial research into subterranean communication </w:t>
        </w:r>
      </w:ins>
      <w:ins w:id="308" w:author="Pistorino, Dan" w:date="2024-09-16T15:19:00Z" w16du:dateUtc="2024-09-16T19:19:00Z">
        <w:r w:rsidR="006A4C3B">
          <w:t>revealed</w:t>
        </w:r>
      </w:ins>
      <w:ins w:id="309" w:author="Pistorino, Dan" w:date="2024-09-16T15:25:00Z" w16du:dateUtc="2024-09-16T19:25:00Z">
        <w:r w:rsidR="00DC0DB9">
          <w:t xml:space="preserve"> soil moisture </w:t>
        </w:r>
      </w:ins>
      <w:ins w:id="310" w:author="Pistorino, Dan" w:date="2024-09-16T15:26:00Z" w16du:dateUtc="2024-09-16T19:26:00Z">
        <w:r w:rsidR="00DC0DB9">
          <w:t xml:space="preserve">significantly impedes </w:t>
        </w:r>
      </w:ins>
      <w:ins w:id="311" w:author="Pistorino, Dan" w:date="2024-09-16T15:20:00Z" w16du:dateUtc="2024-09-16T19:20:00Z">
        <w:r w:rsidR="006A4C3B">
          <w:t>communication between node and gateway</w:t>
        </w:r>
        <w:r w:rsidR="006D352F">
          <w:t xml:space="preserve">. </w:t>
        </w:r>
      </w:ins>
      <w:ins w:id="312" w:author="Pistorino, Dan" w:date="2024-09-16T15:26:00Z" w16du:dateUtc="2024-09-16T19:26:00Z">
        <w:r w:rsidR="00DC0DB9">
          <w:t>Consequently</w:t>
        </w:r>
      </w:ins>
      <w:ins w:id="313" w:author="Pistorino, Dan" w:date="2024-09-16T15:27:00Z" w16du:dateUtc="2024-09-16T19:27:00Z">
        <w:r w:rsidR="0075620D">
          <w:t>,</w:t>
        </w:r>
      </w:ins>
      <w:ins w:id="314" w:author="Pistorino, Dan" w:date="2024-09-16T15:26:00Z" w16du:dateUtc="2024-09-16T19:26:00Z">
        <w:r w:rsidR="00DC0DB9">
          <w:t xml:space="preserve"> t</w:t>
        </w:r>
      </w:ins>
      <w:ins w:id="315" w:author="Pistorino, Dan" w:date="2024-09-16T15:20:00Z" w16du:dateUtc="2024-09-16T19:20:00Z">
        <w:r w:rsidR="006D352F">
          <w:t xml:space="preserve">he system design </w:t>
        </w:r>
      </w:ins>
      <w:ins w:id="316" w:author="Pistorino, Dan" w:date="2024-09-16T15:21:00Z" w16du:dateUtc="2024-09-16T19:21:00Z">
        <w:r w:rsidR="006D352F">
          <w:t xml:space="preserve">was extended </w:t>
        </w:r>
        <w:r w:rsidR="0092038B">
          <w:t>to include</w:t>
        </w:r>
      </w:ins>
      <w:ins w:id="317" w:author="Pistorino, Dan" w:date="2024-09-16T15:22:00Z" w16du:dateUtc="2024-09-16T19:22:00Z">
        <w:r w:rsidR="0092038B">
          <w:t xml:space="preserve"> an optional relay. Implementation of the optional relay </w:t>
        </w:r>
        <w:r w:rsidR="00D840DC">
          <w:t xml:space="preserve">is </w:t>
        </w:r>
      </w:ins>
      <w:ins w:id="318" w:author="Pistorino, Dan" w:date="2024-09-16T15:23:00Z" w16du:dateUtc="2024-09-16T19:23:00Z">
        <w:r w:rsidR="009C256F">
          <w:t xml:space="preserve">postponed, </w:t>
        </w:r>
      </w:ins>
      <w:ins w:id="319" w:author="Pistorino, Dan" w:date="2024-09-16T15:22:00Z" w16du:dateUtc="2024-09-16T19:22:00Z">
        <w:r w:rsidR="00D840DC">
          <w:t xml:space="preserve">pending </w:t>
        </w:r>
      </w:ins>
      <w:ins w:id="320" w:author="Pistorino, Dan" w:date="2024-09-16T15:27:00Z" w16du:dateUtc="2024-09-16T19:27:00Z">
        <w:r w:rsidR="0075620D">
          <w:t>a </w:t>
        </w:r>
      </w:ins>
      <w:ins w:id="321" w:author="Pistorino, Dan" w:date="2024-09-16T15:26:00Z" w16du:dateUtc="2024-09-16T19:26:00Z">
        <w:r w:rsidR="0075620D">
          <w:t xml:space="preserve">study of </w:t>
        </w:r>
      </w:ins>
      <w:ins w:id="322" w:author="Pistorino, Dan" w:date="2024-09-16T15:27:00Z" w16du:dateUtc="2024-09-16T19:27:00Z">
        <w:r w:rsidR="0075620D">
          <w:t xml:space="preserve">the LoRaWAN </w:t>
        </w:r>
      </w:ins>
      <w:ins w:id="323" w:author="Pistorino, Dan" w:date="2024-09-16T15:23:00Z" w16du:dateUtc="2024-09-16T19:23:00Z">
        <w:r w:rsidR="009C256F">
          <w:t>gateway and node</w:t>
        </w:r>
        <w:r w:rsidR="003955CC">
          <w:t xml:space="preserve"> </w:t>
        </w:r>
      </w:ins>
      <w:ins w:id="324" w:author="Pistorino, Dan" w:date="2024-09-16T15:26:00Z" w16du:dateUtc="2024-09-16T19:26:00Z">
        <w:r w:rsidR="0075620D">
          <w:t>communication</w:t>
        </w:r>
      </w:ins>
      <w:ins w:id="325" w:author="Pistorino, Dan" w:date="2024-09-16T15:27:00Z" w16du:dateUtc="2024-09-16T19:27:00Z">
        <w:r w:rsidR="0075620D">
          <w:t xml:space="preserve"> effectiveness</w:t>
        </w:r>
      </w:ins>
      <w:ins w:id="326" w:author="Pistorino, Dan" w:date="2024-09-16T15:23:00Z" w16du:dateUtc="2024-09-16T19:23:00Z">
        <w:r w:rsidR="003955CC">
          <w:t>.</w:t>
        </w:r>
      </w:ins>
    </w:p>
    <w:p w14:paraId="3C02D61B" w14:textId="71B88AAD" w:rsidR="0075620D" w:rsidRDefault="0075620D" w:rsidP="6E27DC18">
      <w:pPr>
        <w:rPr>
          <w:ins w:id="327" w:author="Pistorino, Dan" w:date="2024-09-16T15:33:00Z" w16du:dateUtc="2024-09-16T19:33:00Z"/>
        </w:rPr>
      </w:pPr>
      <w:ins w:id="328" w:author="Pistorino, Dan" w:date="2024-09-16T15:28:00Z" w16du:dateUtc="2024-09-16T19:28:00Z">
        <w:r>
          <w:t xml:space="preserve">The dual component nature of the design leads to a natural distribution of work. The hub, which involves creating a LoRaWAN gateway </w:t>
        </w:r>
      </w:ins>
      <w:ins w:id="329" w:author="Pistorino, Dan" w:date="2024-09-16T15:29:00Z" w16du:dateUtc="2024-09-16T19:29:00Z">
        <w:r>
          <w:t>and communication with the Windows mini-pc</w:t>
        </w:r>
      </w:ins>
      <w:ins w:id="330" w:author="Pistorino, Dan" w:date="2024-09-16T15:30:00Z" w16du:dateUtc="2024-09-16T19:30:00Z">
        <w:r>
          <w:t xml:space="preserve">, is assigned to OP as a project task. OP was selected for this task </w:t>
        </w:r>
      </w:ins>
      <w:ins w:id="331" w:author="Pistorino, Dan" w:date="2024-09-16T15:32:00Z" w16du:dateUtc="2024-09-16T19:32:00Z">
        <w:r>
          <w:t>because of</w:t>
        </w:r>
      </w:ins>
      <w:ins w:id="332" w:author="Pistorino, Dan" w:date="2024-09-16T15:30:00Z" w16du:dateUtc="2024-09-16T19:30:00Z">
        <w:r>
          <w:t xml:space="preserve"> his experience with computer network communicati</w:t>
        </w:r>
      </w:ins>
      <w:ins w:id="333" w:author="Pistorino, Dan" w:date="2024-09-16T15:31:00Z" w16du:dateUtc="2024-09-16T19:31:00Z">
        <w:r>
          <w:t>ons and software development. The node, which captures soil</w:t>
        </w:r>
      </w:ins>
      <w:ins w:id="334" w:author="Pistorino, Dan" w:date="2024-09-16T15:32:00Z" w16du:dateUtc="2024-09-16T19:32:00Z">
        <w:r>
          <w:t xml:space="preserve"> sensor</w:t>
        </w:r>
      </w:ins>
      <w:ins w:id="335" w:author="Pistorino, Dan" w:date="2024-09-16T15:31:00Z" w16du:dateUtc="2024-09-16T19:31:00Z">
        <w:r>
          <w:t xml:space="preserve"> </w:t>
        </w:r>
      </w:ins>
      <w:ins w:id="336" w:author="Pistorino, Dan" w:date="2024-09-16T15:32:00Z" w16du:dateUtc="2024-09-16T19:32:00Z">
        <w:r>
          <w:t xml:space="preserve">data from a subterranean enclosure, is assigned to DP as a project task. DP was selected for this task because of his </w:t>
        </w:r>
      </w:ins>
      <w:ins w:id="337" w:author="Pistorino, Dan" w:date="2024-09-16T15:33:00Z" w16du:dateUtc="2024-09-16T19:33:00Z">
        <w:r>
          <w:t xml:space="preserve">experience with hardware design and </w:t>
        </w:r>
        <w:r w:rsidR="004E1175">
          <w:t xml:space="preserve">knowledge of </w:t>
        </w:r>
        <w:r>
          <w:t xml:space="preserve">power </w:t>
        </w:r>
        <w:r w:rsidR="004E1175">
          <w:t>systems.</w:t>
        </w:r>
      </w:ins>
    </w:p>
    <w:p w14:paraId="2D5FB83F" w14:textId="6362B539" w:rsidR="009C6C28" w:rsidDel="00ED6E9E" w:rsidRDefault="004E1175" w:rsidP="6E27DC18">
      <w:pPr>
        <w:rPr>
          <w:del w:id="338" w:author="Pistorino, Dan" w:date="2024-09-16T21:59:00Z" w16du:dateUtc="2024-09-17T01:59:00Z"/>
        </w:rPr>
      </w:pPr>
      <w:ins w:id="339" w:author="Pistorino, Dan" w:date="2024-09-16T15:33:00Z" w16du:dateUtc="2024-09-16T19:33:00Z">
        <w:r>
          <w:t xml:space="preserve">The design of both components follows the same </w:t>
        </w:r>
      </w:ins>
      <w:ins w:id="340" w:author="Pistorino, Dan" w:date="2024-09-16T15:34:00Z" w16du:dateUtc="2024-09-16T19:34:00Z">
        <w:r>
          <w:t xml:space="preserve">timeline, </w:t>
        </w:r>
      </w:ins>
      <w:ins w:id="341" w:author="Pistorino, Dan" w:date="2024-09-16T15:35:00Z" w16du:dateUtc="2024-09-16T19:35:00Z">
        <w:r w:rsidR="001331E3">
          <w:t>that i</w:t>
        </w:r>
      </w:ins>
      <w:ins w:id="342" w:author="Pistorino, Dan" w:date="2024-09-16T15:34:00Z" w16du:dateUtc="2024-09-16T19:34:00Z">
        <w:r>
          <w:t xml:space="preserve">s depicted </w:t>
        </w:r>
      </w:ins>
      <w:ins w:id="343" w:author="Pistorino, Dan" w:date="2024-09-16T15:35:00Z" w16du:dateUtc="2024-09-16T19:35:00Z">
        <w:r w:rsidR="001331E3">
          <w:t xml:space="preserve">by </w:t>
        </w:r>
        <w:r>
          <w:t xml:space="preserve">a Gantt chart </w:t>
        </w:r>
        <w:r w:rsidR="001331E3">
          <w:t xml:space="preserve">in Figure 6. Initially, the Node and </w:t>
        </w:r>
      </w:ins>
      <w:ins w:id="344" w:author="Pistorino, Dan" w:date="2024-09-16T15:36:00Z" w16du:dateUtc="2024-09-16T19:36:00Z">
        <w:r w:rsidR="001331E3">
          <w:t xml:space="preserve">Hub hardware designs are completed while awaiting the delivery of microcontrollers. The </w:t>
        </w:r>
      </w:ins>
      <w:ins w:id="345" w:author="Pistorino, Dan" w:date="2024-09-16T15:37:00Z" w16du:dateUtc="2024-09-16T19:37:00Z">
        <w:r w:rsidR="001331E3">
          <w:t>controllers</w:t>
        </w:r>
      </w:ins>
      <w:ins w:id="346" w:author="Pistorino, Dan" w:date="2024-09-16T15:38:00Z" w16du:dateUtc="2024-09-16T19:38:00Z">
        <w:r w:rsidR="001331E3">
          <w:t xml:space="preserve"> are then built and</w:t>
        </w:r>
      </w:ins>
      <w:ins w:id="347" w:author="Pistorino, Dan" w:date="2024-09-16T15:37:00Z" w16du:dateUtc="2024-09-16T19:37:00Z">
        <w:r w:rsidR="001331E3">
          <w:t xml:space="preserve"> tested on breadboards. Once the final breadboard design is functional, the</w:t>
        </w:r>
      </w:ins>
      <w:ins w:id="348" w:author="Pistorino, Dan" w:date="2024-09-16T15:39:00Z" w16du:dateUtc="2024-09-16T19:39:00Z">
        <w:r w:rsidR="001331E3">
          <w:t xml:space="preserve"> printed circuit boards will be ordered. The programming of the LoRaWAN network and sensor data encodings will occur while the PCBs are manufactured.</w:t>
        </w:r>
      </w:ins>
      <w:ins w:id="349" w:author="Pistorino, Dan" w:date="2024-09-16T15:40:00Z" w16du:dateUtc="2024-09-16T19:40:00Z">
        <w:r w:rsidR="001331E3">
          <w:t xml:space="preserve"> When the programming is complete, the boards are assembled and distributed for field testing. The acquired data will then be proce</w:t>
        </w:r>
      </w:ins>
      <w:ins w:id="350" w:author="Pistorino, Dan" w:date="2024-09-16T15:41:00Z" w16du:dateUtc="2024-09-16T19:41:00Z">
        <w:r w:rsidR="001331E3">
          <w:t>ssed and analyzed for the final report</w:t>
        </w:r>
      </w:ins>
      <w:ins w:id="351" w:author="Pistorino, Dan" w:date="2024-09-16T15:38:00Z" w16du:dateUtc="2024-09-16T19:38:00Z">
        <w:r w:rsidR="001331E3">
          <w:t>.</w:t>
        </w:r>
      </w:ins>
      <w:del w:id="352" w:author="Pistorino, Dan" w:date="2024-09-16T21:59:00Z" w16du:dateUtc="2024-09-17T01:59:00Z">
        <w:r w:rsidR="7798FCE5" w:rsidDel="00ED6E9E">
          <w:delText xml:space="preserve">Our project plan focuses on initially doing enough research to ensure that our product will </w:delText>
        </w:r>
        <w:r w:rsidR="18EA8317" w:rsidDel="00ED6E9E">
          <w:delText xml:space="preserve">first </w:delText>
        </w:r>
        <w:r w:rsidR="7798FCE5" w:rsidDel="00ED6E9E">
          <w:delText xml:space="preserve">meet the design </w:delText>
        </w:r>
        <w:r w:rsidR="655D3760" w:rsidDel="00ED6E9E">
          <w:delText>requirements</w:delText>
        </w:r>
        <w:r w:rsidR="7798FCE5" w:rsidDel="00ED6E9E">
          <w:delText xml:space="preserve"> proposed by our</w:delText>
        </w:r>
        <w:r w:rsidR="6069AAB2" w:rsidDel="00ED6E9E">
          <w:delText xml:space="preserve"> faculty, </w:delText>
        </w:r>
        <w:r w:rsidR="39F404E1" w:rsidDel="00ED6E9E">
          <w:delText xml:space="preserve">then past that </w:delText>
        </w:r>
        <w:r w:rsidR="78CA8DD5" w:rsidDel="00ED6E9E">
          <w:delText>we will</w:delText>
        </w:r>
        <w:r w:rsidR="39F404E1" w:rsidDel="00ED6E9E">
          <w:delText xml:space="preserve"> optimize the design choices to the best of our ability to hopefully exceed expectations.</w:delText>
        </w:r>
        <w:r w:rsidR="79C363F1" w:rsidDel="00ED6E9E">
          <w:delText xml:space="preserve"> We (Oliver and Dan) will start our design for the hardware for the Hub and Node respectively and follow up with some software development whilst waiting for the </w:delText>
        </w:r>
        <w:r w:rsidR="743DEDA3" w:rsidDel="00ED6E9E">
          <w:delText xml:space="preserve">hardware to arrive. </w:delText>
        </w:r>
        <w:r w:rsidR="774A7DCA" w:rsidDel="00ED6E9E">
          <w:delText>We will</w:delText>
        </w:r>
        <w:r w:rsidR="743DEDA3" w:rsidDel="00ED6E9E">
          <w:delText xml:space="preserve"> </w:delText>
        </w:r>
        <w:r w:rsidR="5484E05A" w:rsidDel="00ED6E9E">
          <w:delText>￼</w:delText>
        </w:r>
        <w:r w:rsidR="743DEDA3" w:rsidDel="00ED6E9E">
          <w:delText xml:space="preserve">then assemble and test our respective circuits until </w:delText>
        </w:r>
        <w:r w:rsidR="1C52209A" w:rsidDel="00ED6E9E">
          <w:delText xml:space="preserve">they meet as </w:delText>
        </w:r>
        <w:r w:rsidR="4A2B4A7C" w:rsidDel="00ED6E9E">
          <w:delText>many</w:delText>
        </w:r>
        <w:r w:rsidR="4377E711" w:rsidDel="00ED6E9E">
          <w:delText xml:space="preserve"> </w:delText>
        </w:r>
        <w:r w:rsidR="2373F507" w:rsidDel="00ED6E9E">
          <w:delText>Below is a chart of how we spaced all the tasks out with our 16-week semester.</w:delText>
        </w:r>
      </w:del>
    </w:p>
    <w:p w14:paraId="6A49CFDF" w14:textId="524F7B3B" w:rsidR="60FC01CB" w:rsidRDefault="60FC01CB" w:rsidP="09E0655A"/>
    <w:p w14:paraId="15BB72AB" w14:textId="667B20A1" w:rsidR="009C6C28" w:rsidRDefault="7798FCE5" w:rsidP="34EA5212">
      <w:pPr>
        <w:pStyle w:val="Heading1"/>
        <w:spacing w:before="360" w:after="80" w:line="276" w:lineRule="auto"/>
        <w:rPr>
          <w:noProof/>
        </w:rPr>
      </w:pPr>
      <w:bookmarkStart w:id="353" w:name="_Toc177416919"/>
      <w:r w:rsidRPr="34EA5212">
        <w:rPr>
          <w:rFonts w:cstheme="minorBidi"/>
          <w:noProof/>
          <w:szCs w:val="32"/>
        </w:rPr>
        <w:lastRenderedPageBreak/>
        <w:t>Gantt Chart</w:t>
      </w:r>
      <w:bookmarkEnd w:id="353"/>
    </w:p>
    <w:p w14:paraId="03D2F90F" w14:textId="77777777" w:rsidR="001331E3" w:rsidRDefault="7798FCE5">
      <w:pPr>
        <w:keepNext/>
        <w:jc w:val="center"/>
        <w:rPr>
          <w:ins w:id="354" w:author="Pistorino, Dan" w:date="2024-09-16T15:44:00Z" w16du:dateUtc="2024-09-16T19:44:00Z"/>
        </w:rPr>
        <w:pPrChange w:id="355" w:author="Pistorino, Dan" w:date="2024-09-16T15:44:00Z" w16du:dateUtc="2024-09-16T19:44:00Z">
          <w:pPr>
            <w:jc w:val="center"/>
          </w:pPr>
        </w:pPrChange>
      </w:pPr>
      <w:r>
        <w:rPr>
          <w:noProof/>
        </w:rPr>
        <w:drawing>
          <wp:inline distT="0" distB="0" distL="0" distR="0" wp14:anchorId="26526788" wp14:editId="286F2503">
            <wp:extent cx="5476874" cy="2897914"/>
            <wp:effectExtent l="0" t="0" r="0" b="0"/>
            <wp:docPr id="265818534" name="Picture 26581853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18534"/>
                    <pic:cNvPicPr/>
                  </pic:nvPicPr>
                  <pic:blipFill>
                    <a:blip r:embed="rId23">
                      <a:extLst>
                        <a:ext uri="{28A0092B-C50C-407E-A947-70E740481C1C}">
                          <a14:useLocalDpi xmlns:a14="http://schemas.microsoft.com/office/drawing/2010/main" val="0"/>
                        </a:ext>
                      </a:extLst>
                    </a:blip>
                    <a:stretch>
                      <a:fillRect/>
                    </a:stretch>
                  </pic:blipFill>
                  <pic:spPr>
                    <a:xfrm>
                      <a:off x="0" y="0"/>
                      <a:ext cx="5476874" cy="2897914"/>
                    </a:xfrm>
                    <a:prstGeom prst="rect">
                      <a:avLst/>
                    </a:prstGeom>
                  </pic:spPr>
                </pic:pic>
              </a:graphicData>
            </a:graphic>
          </wp:inline>
        </w:drawing>
      </w:r>
    </w:p>
    <w:p w14:paraId="176C0651" w14:textId="7E6643A1" w:rsidR="009C6C28" w:rsidDel="001331E3" w:rsidRDefault="001331E3">
      <w:pPr>
        <w:pStyle w:val="Caption"/>
        <w:rPr>
          <w:del w:id="356" w:author="Pistorino, Dan" w:date="2024-09-16T15:44:00Z" w16du:dateUtc="2024-09-16T19:44:00Z"/>
        </w:rPr>
        <w:pPrChange w:id="357" w:author="Pistorino, Dan" w:date="2024-09-16T15:44:00Z" w16du:dateUtc="2024-09-16T19:44:00Z">
          <w:pPr>
            <w:jc w:val="center"/>
          </w:pPr>
        </w:pPrChange>
      </w:pPr>
      <w:ins w:id="358" w:author="Pistorino, Dan" w:date="2024-09-16T15:44:00Z" w16du:dateUtc="2024-09-16T19:44:00Z">
        <w:r>
          <w:t xml:space="preserve">Figure </w:t>
        </w:r>
        <w:r>
          <w:rPr>
            <w:i w:val="0"/>
            <w:iCs w:val="0"/>
          </w:rPr>
          <w:fldChar w:fldCharType="begin"/>
        </w:r>
        <w:r>
          <w:instrText xml:space="preserve"> SEQ Figure \* ARABIC </w:instrText>
        </w:r>
      </w:ins>
      <w:r>
        <w:rPr>
          <w:i w:val="0"/>
          <w:iCs w:val="0"/>
        </w:rPr>
        <w:fldChar w:fldCharType="separate"/>
      </w:r>
      <w:ins w:id="359" w:author="Pistorino, Dan" w:date="2024-09-16T22:09:00Z" w16du:dateUtc="2024-09-17T02:09:00Z">
        <w:r w:rsidR="00017005">
          <w:rPr>
            <w:noProof/>
          </w:rPr>
          <w:t>6</w:t>
        </w:r>
      </w:ins>
      <w:ins w:id="360" w:author="Pistorino, Dan" w:date="2024-09-16T15:44:00Z" w16du:dateUtc="2024-09-16T19:44:00Z">
        <w:r>
          <w:rPr>
            <w:i w:val="0"/>
            <w:iCs w:val="0"/>
          </w:rPr>
          <w:fldChar w:fldCharType="end"/>
        </w:r>
        <w:r>
          <w:t xml:space="preserve"> - LoRaWAN Drone Port Integration project 17-week timeline depicted on a Gantt chart.</w:t>
        </w:r>
      </w:ins>
    </w:p>
    <w:p w14:paraId="1EABBB87" w14:textId="45DCD696" w:rsidR="34EA5212" w:rsidRDefault="34EA5212">
      <w:pPr>
        <w:pStyle w:val="Caption"/>
        <w:pPrChange w:id="361" w:author="Pistorino, Dan" w:date="2024-09-16T15:44:00Z" w16du:dateUtc="2024-09-16T19:44:00Z">
          <w:pPr>
            <w:pStyle w:val="Heading1"/>
          </w:pPr>
        </w:pPrChange>
      </w:pPr>
    </w:p>
    <w:p w14:paraId="7DF3C84E" w14:textId="0438B9F8" w:rsidR="34EA5212" w:rsidDel="001331E3" w:rsidRDefault="34EA5212" w:rsidP="34EA5212">
      <w:pPr>
        <w:pStyle w:val="Heading1"/>
        <w:rPr>
          <w:del w:id="362" w:author="Pistorino, Dan" w:date="2024-09-16T15:44:00Z" w16du:dateUtc="2024-09-16T19:44:00Z"/>
        </w:rPr>
      </w:pPr>
    </w:p>
    <w:p w14:paraId="263B0727" w14:textId="28AA93FE" w:rsidR="009C6C28" w:rsidRDefault="00300551">
      <w:pPr>
        <w:pStyle w:val="Heading1"/>
      </w:pPr>
      <w:bookmarkStart w:id="363" w:name="_Toc177416920"/>
      <w:r>
        <w:t>Business Case</w:t>
      </w:r>
      <w:bookmarkEnd w:id="363"/>
    </w:p>
    <w:p w14:paraId="4D573F6A" w14:textId="062D1944" w:rsidR="4E77576B" w:rsidRDefault="00C274DF" w:rsidP="4ED8463A">
      <w:pPr>
        <w:spacing w:after="0"/>
      </w:pPr>
      <w:r>
        <w:rPr>
          <w:noProof/>
          <w:lang w:val="en-AU" w:eastAsia="en-AU"/>
        </w:rPr>
        <mc:AlternateContent>
          <mc:Choice Requires="wps">
            <w:drawing>
              <wp:anchor distT="0" distB="0" distL="114300" distR="114300" simplePos="0" relativeHeight="251658242" behindDoc="0" locked="1" layoutInCell="1" allowOverlap="1" wp14:anchorId="482FBC75" wp14:editId="276BADA0">
                <wp:simplePos x="0" y="0"/>
                <wp:positionH relativeFrom="column">
                  <wp:posOffset>-1280160</wp:posOffset>
                </wp:positionH>
                <wp:positionV relativeFrom="paragraph">
                  <wp:posOffset>-571500</wp:posOffset>
                </wp:positionV>
                <wp:extent cx="219456" cy="10186416"/>
                <wp:effectExtent l="0" t="0" r="9525" b="5715"/>
                <wp:wrapNone/>
                <wp:docPr id="2"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9456" cy="10186416"/>
                        </a:xfrm>
                        <a:prstGeom prst="rect">
                          <a:avLst/>
                        </a:prstGeom>
                        <a:solidFill>
                          <a:srgbClr val="178C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dec="http://schemas.microsoft.com/office/drawing/2017/decorative" xmlns:a="http://schemas.openxmlformats.org/drawingml/2006/main">
            <w:pict>
              <v:rect id="Rectangle 3" style="position:absolute;margin-left:-100.8pt;margin-top:-45pt;width:17.3pt;height:802.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178cdb" stroked="f" strokeweight="1pt" w14:anchorId="06F07C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">
                <w10:anchorlock/>
              </v:rect>
            </w:pict>
          </mc:Fallback>
        </mc:AlternateContent>
      </w:r>
      <w:r w:rsidR="5A00A710">
        <w:t xml:space="preserve">A business case for our product would be a farmer </w:t>
      </w:r>
      <w:del w:id="364" w:author="Pistorino, Dan" w:date="2024-09-16T21:59:00Z" w16du:dateUtc="2024-09-17T01:59:00Z">
        <w:r w:rsidR="5A00A710" w:rsidDel="003155BA">
          <w:delText xml:space="preserve">that </w:delText>
        </w:r>
      </w:del>
      <w:ins w:id="365" w:author="Pistorino, Dan" w:date="2024-09-16T21:59:00Z" w16du:dateUtc="2024-09-17T01:59:00Z">
        <w:r w:rsidR="003155BA">
          <w:t>who</w:t>
        </w:r>
        <w:r w:rsidR="003155BA">
          <w:t xml:space="preserve"> </w:t>
        </w:r>
      </w:ins>
      <w:r w:rsidR="5A00A710">
        <w:t>wants to optimize the irrigation of their land</w:t>
      </w:r>
      <w:r w:rsidR="4B93D1CF">
        <w:t xml:space="preserve"> by knowing when it is best to run their irrigation pivot system over their crops. Our design specifically measures the soil’s properties like moistu</w:t>
      </w:r>
      <w:r w:rsidR="4976A87C">
        <w:t xml:space="preserve">re and will be readily available to farmers from their </w:t>
      </w:r>
      <w:del w:id="366" w:author="Pistorino, Dan" w:date="2024-09-16T22:00:00Z" w16du:dateUtc="2024-09-17T02:00:00Z">
        <w:r w:rsidR="4976A87C" w:rsidDel="004D2FEC">
          <w:delText xml:space="preserve">computer </w:delText>
        </w:r>
      </w:del>
      <w:ins w:id="367" w:author="Pistorino, Dan" w:date="2024-09-16T22:00:00Z" w16du:dateUtc="2024-09-17T02:00:00Z">
        <w:r w:rsidR="004D2FEC">
          <w:t>computers</w:t>
        </w:r>
        <w:r w:rsidR="004D2FEC">
          <w:t xml:space="preserve"> </w:t>
        </w:r>
      </w:ins>
      <w:r w:rsidR="4976A87C">
        <w:t>through the LoRaWAN network. Knowing when the soil</w:t>
      </w:r>
      <w:r w:rsidR="57FC81A8">
        <w:t xml:space="preserve"> </w:t>
      </w:r>
      <w:r w:rsidR="4976A87C">
        <w:t xml:space="preserve">gets too dry </w:t>
      </w:r>
      <w:r w:rsidR="18388DBC">
        <w:t xml:space="preserve">or </w:t>
      </w:r>
      <w:r w:rsidR="4BA8EB5A">
        <w:t>too moist can be the difference between a</w:t>
      </w:r>
      <w:r w:rsidR="683F009C">
        <w:t>n</w:t>
      </w:r>
      <w:r w:rsidR="4BA8EB5A">
        <w:t xml:space="preserve"> </w:t>
      </w:r>
      <w:r w:rsidR="6AB7A055">
        <w:t>average</w:t>
      </w:r>
      <w:r w:rsidR="66FDFD57">
        <w:t xml:space="preserve"> </w:t>
      </w:r>
      <w:r w:rsidR="6952CEBC">
        <w:t>annual</w:t>
      </w:r>
      <w:r w:rsidR="4BA8EB5A">
        <w:t xml:space="preserve"> y</w:t>
      </w:r>
      <w:r w:rsidR="2BE78D46">
        <w:t>ie</w:t>
      </w:r>
      <w:r w:rsidR="4BA8EB5A">
        <w:t xml:space="preserve">ld </w:t>
      </w:r>
      <w:r w:rsidR="2ECA682C">
        <w:t>and an exceptional annual</w:t>
      </w:r>
      <w:r w:rsidR="66FDFD57">
        <w:t xml:space="preserve"> yield</w:t>
      </w:r>
      <w:r w:rsidR="693D20B9">
        <w:t>.</w:t>
      </w:r>
    </w:p>
    <w:p w14:paraId="5ECB42DC" w14:textId="4B8F1275" w:rsidR="009C6C28" w:rsidRDefault="00300551">
      <w:pPr>
        <w:pStyle w:val="Heading1"/>
      </w:pPr>
      <w:bookmarkStart w:id="368" w:name="_Toc177416921"/>
      <w:r>
        <w:t>Future Works</w:t>
      </w:r>
      <w:bookmarkEnd w:id="368"/>
    </w:p>
    <w:p w14:paraId="0FF04946" w14:textId="0B6B04B1" w:rsidR="442016A7" w:rsidRDefault="442016A7" w:rsidP="3B4ECFAB">
      <w:pPr>
        <w:spacing w:before="320"/>
      </w:pPr>
      <w:del w:id="369" w:author="Pistorino, Dan" w:date="2024-09-16T22:02:00Z" w16du:dateUtc="2024-09-17T02:02:00Z">
        <w:r w:rsidDel="00867C42">
          <w:delText xml:space="preserve">Future works would add </w:delText>
        </w:r>
      </w:del>
      <w:del w:id="370" w:author="Pistorino, Dan" w:date="2024-09-16T22:00:00Z" w16du:dateUtc="2024-09-17T02:00:00Z">
        <w:r w:rsidDel="008F0EB0">
          <w:delText xml:space="preserve">onto </w:delText>
        </w:r>
      </w:del>
      <w:ins w:id="371" w:author="Pistorino, Dan" w:date="2024-09-16T22:03:00Z" w16du:dateUtc="2024-09-17T02:03:00Z">
        <w:r w:rsidR="00622C29">
          <w:t>Extending</w:t>
        </w:r>
      </w:ins>
      <w:ins w:id="372" w:author="Pistorino, Dan" w:date="2024-09-16T22:02:00Z" w16du:dateUtc="2024-09-17T02:02:00Z">
        <w:r w:rsidR="00867C42">
          <w:t xml:space="preserve"> </w:t>
        </w:r>
      </w:ins>
      <w:r>
        <w:t>our LoRaWAN Integration</w:t>
      </w:r>
      <w:ins w:id="373" w:author="Pistorino, Dan" w:date="2024-09-16T22:03:00Z" w16du:dateUtc="2024-09-17T02:03:00Z">
        <w:r w:rsidR="00622C29">
          <w:t xml:space="preserve"> is achieved </w:t>
        </w:r>
      </w:ins>
      <w:del w:id="374" w:author="Pistorino, Dan" w:date="2024-09-16T22:03:00Z" w16du:dateUtc="2024-09-17T02:03:00Z">
        <w:r w:rsidDel="00622C29">
          <w:delText xml:space="preserve"> </w:delText>
        </w:r>
      </w:del>
      <w:r>
        <w:t xml:space="preserve">by </w:t>
      </w:r>
      <w:del w:id="375" w:author="Pistorino, Dan" w:date="2024-09-16T22:00:00Z" w16du:dateUtc="2024-09-17T02:00:00Z">
        <w:r w:rsidDel="008F0EB0">
          <w:delText xml:space="preserve">potentially using more </w:delText>
        </w:r>
      </w:del>
      <w:ins w:id="376" w:author="Pistorino, Dan" w:date="2024-09-16T22:00:00Z" w16du:dateUtc="2024-09-17T02:00:00Z">
        <w:r w:rsidR="008F0EB0">
          <w:t>increas</w:t>
        </w:r>
      </w:ins>
      <w:ins w:id="377" w:author="Pistorino, Dan" w:date="2024-09-16T22:01:00Z" w16du:dateUtc="2024-09-17T02:01:00Z">
        <w:r w:rsidR="008F0EB0">
          <w:t xml:space="preserve">ing the number </w:t>
        </w:r>
        <w:r w:rsidR="0067611F">
          <w:t>of </w:t>
        </w:r>
      </w:ins>
      <w:del w:id="378" w:author="Pistorino, Dan" w:date="2024-09-16T22:01:00Z" w16du:dateUtc="2024-09-17T02:01:00Z">
        <w:r w:rsidDel="00E2371A">
          <w:delText xml:space="preserve">peripherals to </w:delText>
        </w:r>
      </w:del>
      <w:ins w:id="379" w:author="Pistorino, Dan" w:date="2024-09-16T22:01:00Z" w16du:dateUtc="2024-09-17T02:01:00Z">
        <w:r w:rsidR="00E2371A">
          <w:t>soil properties</w:t>
        </w:r>
      </w:ins>
      <w:del w:id="380" w:author="Pistorino, Dan" w:date="2024-09-16T22:01:00Z" w16du:dateUtc="2024-09-17T02:01:00Z">
        <w:r w:rsidDel="00E2371A">
          <w:delText>measure other soil properties</w:delText>
        </w:r>
      </w:del>
      <w:r>
        <w:t xml:space="preserve"> </w:t>
      </w:r>
      <w:ins w:id="381" w:author="Pistorino, Dan" w:date="2024-09-16T22:01:00Z" w16du:dateUtc="2024-09-17T02:01:00Z">
        <w:r w:rsidR="0067611F">
          <w:t>measured</w:t>
        </w:r>
      </w:ins>
      <w:ins w:id="382" w:author="Pistorino, Dan" w:date="2024-09-16T22:02:00Z" w16du:dateUtc="2024-09-17T02:02:00Z">
        <w:r w:rsidR="0067611F">
          <w:t xml:space="preserve">, </w:t>
        </w:r>
      </w:ins>
      <w:ins w:id="383" w:author="Pistorino, Dan" w:date="2024-09-16T22:03:00Z" w16du:dateUtc="2024-09-17T02:03:00Z">
        <w:r w:rsidR="009E2C4E">
          <w:t>and </w:t>
        </w:r>
      </w:ins>
      <w:ins w:id="384" w:author="Pistorino, Dan" w:date="2024-09-16T22:02:00Z" w16du:dateUtc="2024-09-17T02:02:00Z">
        <w:r w:rsidR="0067611F">
          <w:t>incorporating additional environmental sensors</w:t>
        </w:r>
      </w:ins>
      <w:ins w:id="385" w:author="Pistorino, Dan" w:date="2024-09-16T22:03:00Z" w16du:dateUtc="2024-09-17T02:03:00Z">
        <w:r w:rsidR="00622C29">
          <w:t xml:space="preserve"> to measure </w:t>
        </w:r>
      </w:ins>
      <w:del w:id="386" w:author="Pistorino, Dan" w:date="2024-09-16T22:02:00Z" w16du:dateUtc="2024-09-17T02:02:00Z">
        <w:r w:rsidDel="00867C42">
          <w:delText>or even ot</w:delText>
        </w:r>
        <w:r w:rsidR="45230C16" w:rsidDel="00867C42">
          <w:delText>her aspects of the field</w:delText>
        </w:r>
      </w:del>
      <w:del w:id="387" w:author="Pistorino, Dan" w:date="2024-09-16T22:03:00Z" w16du:dateUtc="2024-09-17T02:03:00Z">
        <w:r w:rsidR="45230C16" w:rsidDel="00622C29">
          <w:delText xml:space="preserve"> like </w:delText>
        </w:r>
      </w:del>
      <w:r w:rsidR="45230C16">
        <w:t>the atmosphere or crops themselves. If range or signal strength</w:t>
      </w:r>
      <w:ins w:id="388" w:author="Pistorino, Dan" w:date="2024-09-16T22:04:00Z" w16du:dateUtc="2024-09-17T02:04:00Z">
        <w:r w:rsidR="009E2C4E">
          <w:t xml:space="preserve"> proves insufficient then the</w:t>
        </w:r>
        <w:r w:rsidR="00C71A1F">
          <w:t xml:space="preserve"> relay will need to be implemented</w:t>
        </w:r>
      </w:ins>
      <w:ins w:id="389" w:author="Pistorino, Dan" w:date="2024-09-16T22:05:00Z" w16du:dateUtc="2024-09-17T02:05:00Z">
        <w:r w:rsidR="003B51EB">
          <w:t xml:space="preserve">. The relay will also make possible the </w:t>
        </w:r>
      </w:ins>
      <w:ins w:id="390" w:author="Pistorino, Dan" w:date="2024-09-16T22:06:00Z" w16du:dateUtc="2024-09-17T02:06:00Z">
        <w:r w:rsidR="003B51EB">
          <w:t xml:space="preserve">ability to extend </w:t>
        </w:r>
      </w:ins>
      <w:ins w:id="391" w:author="Pistorino, Dan" w:date="2024-09-16T22:05:00Z" w16du:dateUtc="2024-09-17T02:05:00Z">
        <w:r w:rsidR="003B51EB">
          <w:t xml:space="preserve">the system beyond the </w:t>
        </w:r>
      </w:ins>
      <w:ins w:id="392" w:author="Pistorino, Dan" w:date="2024-09-16T22:06:00Z" w16du:dateUtc="2024-09-17T02:06:00Z">
        <w:r w:rsidR="003B51EB">
          <w:t>range of a single transmitter broadcast.</w:t>
        </w:r>
      </w:ins>
      <w:del w:id="393" w:author="Pistorino, Dan" w:date="2024-09-16T22:06:00Z" w16du:dateUtc="2024-09-17T02:06:00Z">
        <w:r w:rsidR="45230C16" w:rsidDel="003B51EB">
          <w:delText xml:space="preserve"> becomes a problem for large-</w:delText>
        </w:r>
        <w:r w:rsidR="729F8335" w:rsidDel="003B51EB">
          <w:delText>scale</w:delText>
        </w:r>
        <w:r w:rsidR="45230C16" w:rsidDel="003B51EB">
          <w:delText xml:space="preserve"> applications,</w:delText>
        </w:r>
        <w:r w:rsidR="7664C224" w:rsidDel="003B51EB">
          <w:delText xml:space="preserve"> more layers of relay nodes could be implemented discretely to avoid consumer </w:delText>
        </w:r>
        <w:r w:rsidR="48AA6EA7" w:rsidDel="003B51EB">
          <w:delText>hassle</w:delText>
        </w:r>
        <w:r w:rsidR="7664C224" w:rsidDel="003B51EB">
          <w:delText xml:space="preserve"> and expand/strengthen the network for more reliabil</w:delText>
        </w:r>
        <w:r w:rsidR="6B846743" w:rsidDel="003B51EB">
          <w:delText>ity.</w:delText>
        </w:r>
      </w:del>
    </w:p>
    <w:p w14:paraId="7775D7E4" w14:textId="214028F8" w:rsidR="6B846743" w:rsidRDefault="6B846743" w:rsidP="34817B6E">
      <w:pPr>
        <w:spacing w:before="320"/>
      </w:pPr>
      <w:r>
        <w:t>More combinations of different low/high power and long/short range communication protocols can be adopted to optimize certain aspects of the relay network</w:t>
      </w:r>
      <w:r w:rsidR="37949008">
        <w:t>s for specific applications th</w:t>
      </w:r>
      <w:r w:rsidR="3477D650">
        <w:t>at</w:t>
      </w:r>
      <w:r w:rsidR="37949008">
        <w:t xml:space="preserve"> warrant stronger/faster data transmission through the soil</w:t>
      </w:r>
      <w:r w:rsidR="27F307AB">
        <w:t xml:space="preserve"> or </w:t>
      </w:r>
      <w:r w:rsidR="4110B6CF">
        <w:t>to meet lower power specifications</w:t>
      </w:r>
      <w:r w:rsidR="37949008">
        <w:t>.</w:t>
      </w:r>
    </w:p>
    <w:p w14:paraId="354D6362" w14:textId="6A3FC472" w:rsidR="72756596" w:rsidDel="00B479E0" w:rsidRDefault="72756596" w:rsidP="5802F769">
      <w:pPr>
        <w:spacing w:before="320"/>
        <w:rPr>
          <w:del w:id="394" w:author="Pistorino, Dan" w:date="2024-09-16T22:06:00Z" w16du:dateUtc="2024-09-17T02:06:00Z"/>
        </w:rPr>
      </w:pPr>
      <w:r>
        <w:lastRenderedPageBreak/>
        <w:t xml:space="preserve">The concept of the LoRaWAN network can also be extended past the IoT4Ag space and can be used in retail security, industrial safety, </w:t>
      </w:r>
      <w:r w:rsidR="4C307427">
        <w:t xml:space="preserve">emergency communications in hospitals, and any other application that would benefit from </w:t>
      </w:r>
      <w:del w:id="395" w:author="Pistorino, Dan" w:date="2024-09-16T22:06:00Z" w16du:dateUtc="2024-09-17T02:06:00Z">
        <w:r w:rsidR="4C307427" w:rsidDel="00B479E0">
          <w:delText>low power</w:delText>
        </w:r>
      </w:del>
      <w:ins w:id="396" w:author="Pistorino, Dan" w:date="2024-09-16T22:06:00Z" w16du:dateUtc="2024-09-17T02:06:00Z">
        <w:r w:rsidR="00B479E0">
          <w:t>low-power</w:t>
        </w:r>
      </w:ins>
      <w:r w:rsidR="4C307427">
        <w:t xml:space="preserve"> and long</w:t>
      </w:r>
      <w:r w:rsidR="2DB3CE39">
        <w:t>-</w:t>
      </w:r>
      <w:r w:rsidR="4C307427">
        <w:t>range communications.</w:t>
      </w:r>
    </w:p>
    <w:p w14:paraId="46048FB7" w14:textId="67DBEFB0" w:rsidR="009C6C28" w:rsidDel="00B479E0" w:rsidRDefault="009C6C28" w:rsidP="00F231B7">
      <w:pPr>
        <w:pStyle w:val="ListBullet"/>
        <w:numPr>
          <w:ilvl w:val="0"/>
          <w:numId w:val="0"/>
        </w:numPr>
        <w:ind w:left="360" w:hanging="360"/>
        <w:rPr>
          <w:del w:id="397" w:author="Pistorino, Dan" w:date="2024-09-16T22:06:00Z" w16du:dateUtc="2024-09-17T02:06:00Z"/>
        </w:rPr>
      </w:pPr>
    </w:p>
    <w:p w14:paraId="536371D7" w14:textId="2DA398A1" w:rsidR="00C274DF" w:rsidDel="00B479E0" w:rsidRDefault="00C274DF" w:rsidP="00B479E0">
      <w:pPr>
        <w:spacing w:before="320"/>
        <w:rPr>
          <w:del w:id="398" w:author="Pistorino, Dan" w:date="2024-09-16T22:06:00Z" w16du:dateUtc="2024-09-17T02:06:00Z"/>
        </w:rPr>
        <w:pPrChange w:id="399" w:author="Pistorino, Dan" w:date="2024-09-16T22:06:00Z" w16du:dateUtc="2024-09-17T02:06:00Z">
          <w:pPr/>
        </w:pPrChange>
      </w:pPr>
      <w:del w:id="400" w:author="Pistorino, Dan" w:date="2024-09-16T22:06:00Z" w16du:dateUtc="2024-09-17T02:06:00Z">
        <w:r w:rsidDel="00B479E0">
          <w:br w:type="page"/>
        </w:r>
      </w:del>
    </w:p>
    <w:p w14:paraId="5D2CA05F" w14:textId="027D87A0" w:rsidR="00C274DF" w:rsidRDefault="00C274DF" w:rsidP="00B479E0">
      <w:pPr>
        <w:spacing w:before="320"/>
        <w:pPrChange w:id="401" w:author="Pistorino, Dan" w:date="2024-09-16T22:06:00Z" w16du:dateUtc="2024-09-17T02:06:00Z">
          <w:pPr>
            <w:spacing w:after="0"/>
          </w:pPr>
        </w:pPrChange>
      </w:pPr>
      <w:r>
        <w:rPr>
          <w:noProof/>
          <w:lang w:val="en-AU" w:eastAsia="en-AU"/>
        </w:rPr>
        <mc:AlternateContent>
          <mc:Choice Requires="wps">
            <w:drawing>
              <wp:anchor distT="0" distB="0" distL="114300" distR="114300" simplePos="0" relativeHeight="251658243" behindDoc="0" locked="1" layoutInCell="1" allowOverlap="1" wp14:anchorId="4EF35BE2" wp14:editId="4A4A820B">
                <wp:simplePos x="0" y="0"/>
                <wp:positionH relativeFrom="column">
                  <wp:posOffset>-1280160</wp:posOffset>
                </wp:positionH>
                <wp:positionV relativeFrom="paragraph">
                  <wp:posOffset>-571500</wp:posOffset>
                </wp:positionV>
                <wp:extent cx="219456" cy="10186416"/>
                <wp:effectExtent l="0" t="0" r="9525" b="5715"/>
                <wp:wrapNone/>
                <wp:docPr id="7"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9456" cy="10186416"/>
                        </a:xfrm>
                        <a:prstGeom prst="rect">
                          <a:avLst/>
                        </a:prstGeom>
                        <a:solidFill>
                          <a:srgbClr val="178C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v:rect id="Rectangle 3" style="position:absolute;margin-left:-100.8pt;margin-top:-45pt;width:17.3pt;height:802.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178cdb" stroked="f" strokeweight="1pt" w14:anchorId="1A2105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">
                <w10:anchorlock/>
              </v:rect>
            </w:pict>
          </mc:Fallback>
        </mc:AlternateContent>
      </w:r>
    </w:p>
    <w:p w14:paraId="44881685" w14:textId="6B6DF348" w:rsidR="009C6C28" w:rsidRDefault="00F231B7">
      <w:pPr>
        <w:pStyle w:val="Heading1"/>
      </w:pPr>
      <w:bookmarkStart w:id="402" w:name="_Toc177416922"/>
      <w:r>
        <w:t>References</w:t>
      </w:r>
      <w:bookmarkEnd w:id="402"/>
    </w:p>
    <w:tbl>
      <w:tblPr>
        <w:tblStyle w:val="PlainTable2"/>
        <w:tblW w:w="0" w:type="auto"/>
        <w:tblLayout w:type="fixed"/>
        <w:tblLook w:val="04A0" w:firstRow="1" w:lastRow="0" w:firstColumn="1" w:lastColumn="0" w:noHBand="0" w:noVBand="1"/>
      </w:tblPr>
      <w:tblGrid>
        <w:gridCol w:w="705"/>
        <w:gridCol w:w="8295"/>
      </w:tblGrid>
      <w:tr w:rsidR="17A64412" w14:paraId="1CA54B3C" w14:textId="77777777" w:rsidTr="34EA521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 w:type="dxa"/>
          </w:tcPr>
          <w:p w14:paraId="2E402CC3" w14:textId="17123AEB" w:rsidR="17A64412" w:rsidRDefault="12111C5F" w:rsidP="34EA5212">
            <w:pPr>
              <w:spacing w:line="276" w:lineRule="auto"/>
              <w:contextualSpacing/>
              <w:rPr>
                <w:rFonts w:ascii="Calibri" w:eastAsia="Calibri" w:hAnsi="Calibri" w:cs="Calibri"/>
                <w:b w:val="0"/>
                <w:bCs w:val="0"/>
                <w:sz w:val="20"/>
              </w:rPr>
            </w:pPr>
            <w:r w:rsidRPr="34EA5212">
              <w:rPr>
                <w:rFonts w:ascii="Calibri" w:eastAsia="Calibri" w:hAnsi="Calibri" w:cs="Calibri"/>
                <w:b w:val="0"/>
                <w:bCs w:val="0"/>
                <w:sz w:val="20"/>
              </w:rPr>
              <w:t>[</w:t>
            </w:r>
            <w:r w:rsidR="32C03772" w:rsidRPr="34EA5212">
              <w:rPr>
                <w:rFonts w:ascii="Calibri" w:eastAsia="Calibri" w:hAnsi="Calibri" w:cs="Calibri"/>
                <w:b w:val="0"/>
                <w:bCs w:val="0"/>
                <w:sz w:val="20"/>
              </w:rPr>
              <w:t>1</w:t>
            </w:r>
            <w:r w:rsidRPr="34EA5212">
              <w:rPr>
                <w:rFonts w:ascii="Calibri" w:eastAsia="Calibri" w:hAnsi="Calibri" w:cs="Calibri"/>
                <w:b w:val="0"/>
                <w:bCs w:val="0"/>
                <w:sz w:val="20"/>
              </w:rPr>
              <w:t xml:space="preserve">] </w:t>
            </w:r>
          </w:p>
        </w:tc>
        <w:tc>
          <w:tcPr>
            <w:tcW w:w="8295" w:type="dxa"/>
          </w:tcPr>
          <w:p w14:paraId="6FEA8FA4" w14:textId="58A133EA" w:rsidR="17A64412" w:rsidDel="000065DF" w:rsidRDefault="12111C5F" w:rsidP="34EA5212">
            <w:pPr>
              <w:spacing w:line="276" w:lineRule="auto"/>
              <w:contextualSpacing/>
              <w:cnfStyle w:val="100000000000" w:firstRow="1" w:lastRow="0" w:firstColumn="0" w:lastColumn="0" w:oddVBand="0" w:evenVBand="0" w:oddHBand="0" w:evenHBand="0" w:firstRowFirstColumn="0" w:firstRowLastColumn="0" w:lastRowFirstColumn="0" w:lastRowLastColumn="0"/>
              <w:rPr>
                <w:del w:id="403" w:author="Pistorino, Dan" w:date="2024-09-16T14:53:00Z" w16du:dateUtc="2024-09-16T18:53:00Z"/>
                <w:rFonts w:ascii="Calibri" w:eastAsia="Calibri" w:hAnsi="Calibri" w:cs="Calibri"/>
                <w:sz w:val="20"/>
              </w:rPr>
            </w:pPr>
            <w:r w:rsidRPr="34EA5212">
              <w:rPr>
                <w:rFonts w:ascii="Calibri" w:eastAsia="Calibri" w:hAnsi="Calibri" w:cs="Calibri"/>
                <w:sz w:val="20"/>
              </w:rPr>
              <w:t xml:space="preserve">B. C. C. S. K. E. G. S. Esma Kokten, "Low-Powered Agriculture IoT Systems with LoRa," </w:t>
            </w:r>
            <w:r w:rsidRPr="34EA5212">
              <w:rPr>
                <w:rFonts w:ascii="Calibri" w:eastAsia="Calibri" w:hAnsi="Calibri" w:cs="Calibri"/>
                <w:i/>
                <w:iCs/>
                <w:sz w:val="20"/>
              </w:rPr>
              <w:t xml:space="preserve">IEEE Microwave Theory and Techniques in Wireless Communications, </w:t>
            </w:r>
            <w:r w:rsidRPr="34EA5212">
              <w:rPr>
                <w:rFonts w:ascii="Calibri" w:eastAsia="Calibri" w:hAnsi="Calibri" w:cs="Calibri"/>
                <w:sz w:val="20"/>
              </w:rPr>
              <w:t>2020.</w:t>
            </w:r>
          </w:p>
          <w:p w14:paraId="41A4497B" w14:textId="7331395F" w:rsidR="17A64412" w:rsidDel="000065DF" w:rsidRDefault="17A64412" w:rsidP="34EA5212">
            <w:pPr>
              <w:spacing w:line="276" w:lineRule="auto"/>
              <w:contextualSpacing/>
              <w:cnfStyle w:val="100000000000" w:firstRow="1" w:lastRow="0" w:firstColumn="0" w:lastColumn="0" w:oddVBand="0" w:evenVBand="0" w:oddHBand="0" w:evenHBand="0" w:firstRowFirstColumn="0" w:firstRowLastColumn="0" w:lastRowFirstColumn="0" w:lastRowLastColumn="0"/>
              <w:rPr>
                <w:del w:id="404" w:author="Pistorino, Dan" w:date="2024-09-16T14:53:00Z" w16du:dateUtc="2024-09-16T18:53:00Z"/>
                <w:rFonts w:ascii="Calibri" w:eastAsia="Calibri" w:hAnsi="Calibri" w:cs="Calibri"/>
                <w:sz w:val="20"/>
              </w:rPr>
            </w:pPr>
          </w:p>
          <w:p w14:paraId="28ED5A61" w14:textId="5750A0A2" w:rsidR="17A64412" w:rsidRDefault="17A64412" w:rsidP="34EA5212">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0"/>
              </w:rPr>
            </w:pPr>
          </w:p>
        </w:tc>
      </w:tr>
      <w:tr w:rsidR="34EA5212" w14:paraId="32C50075" w14:textId="77777777" w:rsidTr="34EA52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 w:type="dxa"/>
          </w:tcPr>
          <w:p w14:paraId="19A46F24" w14:textId="295D3583" w:rsidR="34EA5212" w:rsidRDefault="34EA5212" w:rsidP="34EA5212">
            <w:pPr>
              <w:spacing w:line="276" w:lineRule="auto"/>
              <w:contextualSpacing/>
              <w:rPr>
                <w:rFonts w:ascii="Calibri" w:eastAsia="Calibri" w:hAnsi="Calibri" w:cs="Calibri"/>
                <w:b w:val="0"/>
                <w:bCs w:val="0"/>
                <w:sz w:val="20"/>
              </w:rPr>
            </w:pPr>
            <w:r w:rsidRPr="34EA5212">
              <w:rPr>
                <w:rFonts w:ascii="Calibri" w:eastAsia="Calibri" w:hAnsi="Calibri" w:cs="Calibri"/>
                <w:b w:val="0"/>
                <w:bCs w:val="0"/>
                <w:sz w:val="20"/>
              </w:rPr>
              <w:t>[</w:t>
            </w:r>
            <w:r w:rsidR="635EE85E" w:rsidRPr="34EA5212">
              <w:rPr>
                <w:rFonts w:ascii="Calibri" w:eastAsia="Calibri" w:hAnsi="Calibri" w:cs="Calibri"/>
                <w:b w:val="0"/>
                <w:bCs w:val="0"/>
                <w:sz w:val="20"/>
              </w:rPr>
              <w:t>2</w:t>
            </w:r>
            <w:r w:rsidRPr="34EA5212">
              <w:rPr>
                <w:rFonts w:ascii="Calibri" w:eastAsia="Calibri" w:hAnsi="Calibri" w:cs="Calibri"/>
                <w:b w:val="0"/>
                <w:bCs w:val="0"/>
                <w:sz w:val="20"/>
              </w:rPr>
              <w:t xml:space="preserve">] </w:t>
            </w:r>
          </w:p>
        </w:tc>
        <w:tc>
          <w:tcPr>
            <w:tcW w:w="8295" w:type="dxa"/>
          </w:tcPr>
          <w:p w14:paraId="68FCE8E8" w14:textId="5B85E69F" w:rsidR="34EA5212" w:rsidRDefault="34EA5212" w:rsidP="34EA521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rPr>
            </w:pPr>
            <w:r w:rsidRPr="34EA5212">
              <w:rPr>
                <w:rFonts w:ascii="Calibri" w:eastAsia="Calibri" w:hAnsi="Calibri" w:cs="Calibri"/>
                <w:sz w:val="20"/>
              </w:rPr>
              <w:t xml:space="preserve">P. Rajak and e. al., "Internet of Things and smart sensors in agriculture: Scopes and challenges," </w:t>
            </w:r>
            <w:r w:rsidRPr="34EA5212">
              <w:rPr>
                <w:rFonts w:ascii="Calibri" w:eastAsia="Calibri" w:hAnsi="Calibri" w:cs="Calibri"/>
                <w:i/>
                <w:iCs/>
                <w:sz w:val="20"/>
              </w:rPr>
              <w:t xml:space="preserve">Journal of Agriculture and Food Research, </w:t>
            </w:r>
            <w:r w:rsidRPr="34EA5212">
              <w:rPr>
                <w:rFonts w:ascii="Calibri" w:eastAsia="Calibri" w:hAnsi="Calibri" w:cs="Calibri"/>
                <w:sz w:val="20"/>
              </w:rPr>
              <w:t xml:space="preserve">vol. 14, p. 100776, December 2023. </w:t>
            </w:r>
          </w:p>
        </w:tc>
      </w:tr>
      <w:tr w:rsidR="00B8724C" w14:paraId="36E15FB7" w14:textId="77777777" w:rsidTr="34EA5212">
        <w:trPr>
          <w:trHeight w:val="300"/>
          <w:ins w:id="405" w:author="Pistorino, Dan" w:date="2024-09-16T14:48:00Z"/>
        </w:trPr>
        <w:tc>
          <w:tcPr>
            <w:cnfStyle w:val="001000000000" w:firstRow="0" w:lastRow="0" w:firstColumn="1" w:lastColumn="0" w:oddVBand="0" w:evenVBand="0" w:oddHBand="0" w:evenHBand="0" w:firstRowFirstColumn="0" w:firstRowLastColumn="0" w:lastRowFirstColumn="0" w:lastRowLastColumn="0"/>
            <w:tcW w:w="705" w:type="dxa"/>
          </w:tcPr>
          <w:p w14:paraId="78FE158A" w14:textId="1A454FB7" w:rsidR="00B8724C" w:rsidRPr="00B8724C" w:rsidRDefault="00B8724C" w:rsidP="34EA5212">
            <w:pPr>
              <w:spacing w:line="276" w:lineRule="auto"/>
              <w:contextualSpacing/>
              <w:rPr>
                <w:ins w:id="406" w:author="Pistorino, Dan" w:date="2024-09-16T14:48:00Z" w16du:dateUtc="2024-09-16T18:48:00Z"/>
                <w:rFonts w:ascii="Calibri" w:eastAsia="Calibri" w:hAnsi="Calibri" w:cs="Calibri"/>
                <w:b w:val="0"/>
                <w:bCs w:val="0"/>
                <w:sz w:val="20"/>
                <w:rPrChange w:id="407" w:author="Pistorino, Dan" w:date="2024-09-16T14:48:00Z" w16du:dateUtc="2024-09-16T18:48:00Z">
                  <w:rPr>
                    <w:ins w:id="408" w:author="Pistorino, Dan" w:date="2024-09-16T14:48:00Z" w16du:dateUtc="2024-09-16T18:48:00Z"/>
                    <w:rFonts w:ascii="Calibri" w:eastAsia="Calibri" w:hAnsi="Calibri" w:cs="Calibri"/>
                    <w:sz w:val="20"/>
                  </w:rPr>
                </w:rPrChange>
              </w:rPr>
            </w:pPr>
            <w:ins w:id="409" w:author="Pistorino, Dan" w:date="2024-09-16T14:48:00Z" w16du:dateUtc="2024-09-16T18:48:00Z">
              <w:r w:rsidRPr="00B8724C">
                <w:rPr>
                  <w:rFonts w:ascii="Calibri" w:eastAsia="Calibri" w:hAnsi="Calibri" w:cs="Calibri"/>
                  <w:sz w:val="20"/>
                </w:rPr>
                <w:t>[3]</w:t>
              </w:r>
            </w:ins>
          </w:p>
        </w:tc>
        <w:tc>
          <w:tcPr>
            <w:tcW w:w="8295" w:type="dxa"/>
          </w:tcPr>
          <w:p w14:paraId="468D5421" w14:textId="17BE5FE2" w:rsidR="00B8724C" w:rsidRPr="00890835" w:rsidRDefault="000065DF" w:rsidP="34EA5212">
            <w:pPr>
              <w:spacing w:line="276" w:lineRule="auto"/>
              <w:contextualSpacing/>
              <w:cnfStyle w:val="000000000000" w:firstRow="0" w:lastRow="0" w:firstColumn="0" w:lastColumn="0" w:oddVBand="0" w:evenVBand="0" w:oddHBand="0" w:evenHBand="0" w:firstRowFirstColumn="0" w:firstRowLastColumn="0" w:lastRowFirstColumn="0" w:lastRowLastColumn="0"/>
              <w:rPr>
                <w:ins w:id="410" w:author="Pistorino, Dan" w:date="2024-09-16T14:48:00Z" w16du:dateUtc="2024-09-16T18:48:00Z"/>
                <w:rFonts w:ascii="Calibri" w:eastAsia="Calibri" w:hAnsi="Calibri" w:cs="Calibri"/>
                <w:b/>
                <w:bCs/>
                <w:sz w:val="20"/>
                <w:rPrChange w:id="411" w:author="Pistorino, Dan" w:date="2024-09-16T14:52:00Z" w16du:dateUtc="2024-09-16T18:52:00Z">
                  <w:rPr>
                    <w:ins w:id="412" w:author="Pistorino, Dan" w:date="2024-09-16T14:48:00Z" w16du:dateUtc="2024-09-16T18:48:00Z"/>
                    <w:rFonts w:ascii="Calibri" w:eastAsia="Calibri" w:hAnsi="Calibri" w:cs="Calibri"/>
                    <w:sz w:val="20"/>
                  </w:rPr>
                </w:rPrChange>
              </w:rPr>
            </w:pPr>
            <w:ins w:id="413" w:author="Pistorino, Dan" w:date="2024-09-16T14:52:00Z">
              <w:r w:rsidRPr="000065DF">
                <w:rPr>
                  <w:rFonts w:ascii="Calibri" w:eastAsia="Calibri" w:hAnsi="Calibri" w:cs="Calibri"/>
                  <w:sz w:val="20"/>
                </w:rPr>
                <w:t>Wu, S., Austin, A.C.M., Ivoghlian, A. </w:t>
              </w:r>
              <w:r w:rsidRPr="000065DF">
                <w:rPr>
                  <w:rFonts w:ascii="Calibri" w:eastAsia="Calibri" w:hAnsi="Calibri" w:cs="Calibri"/>
                  <w:i/>
                  <w:iCs/>
                  <w:sz w:val="20"/>
                </w:rPr>
                <w:t>et al.</w:t>
              </w:r>
              <w:r w:rsidRPr="000065DF">
                <w:rPr>
                  <w:rFonts w:ascii="Calibri" w:eastAsia="Calibri" w:hAnsi="Calibri" w:cs="Calibri"/>
                  <w:sz w:val="20"/>
                </w:rPr>
                <w:t> </w:t>
              </w:r>
            </w:ins>
            <w:ins w:id="414" w:author="Pistorino, Dan" w:date="2024-09-16T14:52:00Z" w16du:dateUtc="2024-09-16T18:52:00Z">
              <w:r>
                <w:rPr>
                  <w:rFonts w:ascii="Calibri" w:eastAsia="Calibri" w:hAnsi="Calibri" w:cs="Calibri"/>
                  <w:sz w:val="20"/>
                </w:rPr>
                <w:t>“</w:t>
              </w:r>
            </w:ins>
            <w:ins w:id="415" w:author="Pistorino, Dan" w:date="2024-09-16T14:52:00Z">
              <w:r w:rsidRPr="000065DF">
                <w:rPr>
                  <w:rFonts w:ascii="Calibri" w:eastAsia="Calibri" w:hAnsi="Calibri" w:cs="Calibri"/>
                  <w:sz w:val="20"/>
                </w:rPr>
                <w:t>Long range wide area network for agricultural wireless underground sensor networks.</w:t>
              </w:r>
            </w:ins>
            <w:ins w:id="416" w:author="Pistorino, Dan" w:date="2024-09-16T14:53:00Z" w16du:dateUtc="2024-09-16T18:53:00Z">
              <w:r>
                <w:rPr>
                  <w:rFonts w:ascii="Calibri" w:eastAsia="Calibri" w:hAnsi="Calibri" w:cs="Calibri"/>
                  <w:sz w:val="20"/>
                </w:rPr>
                <w:t>”</w:t>
              </w:r>
            </w:ins>
            <w:ins w:id="417" w:author="Pistorino, Dan" w:date="2024-09-16T14:52:00Z">
              <w:r w:rsidRPr="000065DF">
                <w:rPr>
                  <w:rFonts w:ascii="Calibri" w:eastAsia="Calibri" w:hAnsi="Calibri" w:cs="Calibri"/>
                  <w:sz w:val="20"/>
                </w:rPr>
                <w:t> </w:t>
              </w:r>
              <w:r w:rsidRPr="000065DF">
                <w:rPr>
                  <w:rFonts w:ascii="Calibri" w:eastAsia="Calibri" w:hAnsi="Calibri" w:cs="Calibri"/>
                  <w:i/>
                  <w:iCs/>
                  <w:sz w:val="20"/>
                </w:rPr>
                <w:t>J Ambient Intell Human Comput</w:t>
              </w:r>
              <w:r w:rsidRPr="000065DF">
                <w:rPr>
                  <w:rFonts w:ascii="Calibri" w:eastAsia="Calibri" w:hAnsi="Calibri" w:cs="Calibri"/>
                  <w:sz w:val="20"/>
                </w:rPr>
                <w:t> </w:t>
              </w:r>
              <w:r w:rsidRPr="000065DF">
                <w:rPr>
                  <w:rFonts w:ascii="Calibri" w:eastAsia="Calibri" w:hAnsi="Calibri" w:cs="Calibri"/>
                  <w:b/>
                  <w:bCs/>
                  <w:sz w:val="20"/>
                </w:rPr>
                <w:t>14</w:t>
              </w:r>
              <w:r w:rsidRPr="000065DF">
                <w:rPr>
                  <w:rFonts w:ascii="Calibri" w:eastAsia="Calibri" w:hAnsi="Calibri" w:cs="Calibri"/>
                  <w:sz w:val="20"/>
                </w:rPr>
                <w:t>, 4903–4919 (2023). https://doi.org/10.1007/s12652-020-02137-1</w:t>
              </w:r>
            </w:ins>
          </w:p>
        </w:tc>
      </w:tr>
    </w:tbl>
    <w:p w14:paraId="56AFFF27" w14:textId="773F9C3F" w:rsidR="7673F536" w:rsidRDefault="7673F536" w:rsidP="7673F536">
      <w:pPr>
        <w:spacing w:before="320"/>
      </w:pPr>
    </w:p>
    <w:p w14:paraId="52A0BAD2" w14:textId="255542D0" w:rsidR="009C6C28" w:rsidRDefault="009C6C28" w:rsidP="00F231B7">
      <w:pPr>
        <w:spacing w:before="320"/>
      </w:pPr>
    </w:p>
    <w:sectPr w:rsidR="009C6C28" w:rsidSect="00CF1174">
      <w:headerReference w:type="first" r:id="rId24"/>
      <w:pgSz w:w="12240" w:h="15840" w:code="1"/>
      <w:pgMar w:top="1440" w:right="1440" w:bottom="1440" w:left="1440"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AF844" w14:textId="77777777" w:rsidR="00AD57B5" w:rsidRDefault="00AD57B5">
      <w:pPr>
        <w:spacing w:after="0" w:line="240" w:lineRule="auto"/>
      </w:pPr>
      <w:r>
        <w:separator/>
      </w:r>
    </w:p>
  </w:endnote>
  <w:endnote w:type="continuationSeparator" w:id="0">
    <w:p w14:paraId="0F53D3E4" w14:textId="77777777" w:rsidR="00AD57B5" w:rsidRDefault="00AD57B5">
      <w:pPr>
        <w:spacing w:after="0" w:line="240" w:lineRule="auto"/>
      </w:pPr>
      <w:r>
        <w:continuationSeparator/>
      </w:r>
    </w:p>
  </w:endnote>
  <w:endnote w:type="continuationNotice" w:id="1">
    <w:p w14:paraId="47E47BEE" w14:textId="77777777" w:rsidR="00AD57B5" w:rsidRDefault="00AD57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4" w:space="0" w:color="178CDB"/>
        <w:left w:val="none" w:sz="0" w:space="0" w:color="auto"/>
        <w:bottom w:val="none" w:sz="0" w:space="0" w:color="auto"/>
        <w:right w:val="none" w:sz="0" w:space="0" w:color="auto"/>
        <w:insideH w:val="none" w:sz="0" w:space="0" w:color="auto"/>
        <w:insideV w:val="none" w:sz="0" w:space="0" w:color="auto"/>
      </w:tblBorders>
      <w:tblCellMar>
        <w:top w:w="72" w:type="dxa"/>
        <w:left w:w="0" w:type="dxa"/>
        <w:right w:w="0" w:type="dxa"/>
      </w:tblCellMar>
      <w:tblLook w:val="04A0" w:firstRow="1" w:lastRow="0" w:firstColumn="1" w:lastColumn="0" w:noHBand="0" w:noVBand="1"/>
      <w:tblDescription w:val="Footer layout table"/>
    </w:tblPr>
    <w:tblGrid>
      <w:gridCol w:w="8153"/>
      <w:gridCol w:w="1207"/>
    </w:tblGrid>
    <w:tr w:rsidR="00FA68E1" w14:paraId="1F3E4BB9" w14:textId="77777777" w:rsidTr="3D7D46DC">
      <w:tc>
        <w:tcPr>
          <w:tcW w:w="4355" w:type="pct"/>
        </w:tcPr>
        <w:p w14:paraId="3DF6002D" w14:textId="56534872" w:rsidR="00FA68E1" w:rsidRDefault="002570FE" w:rsidP="002570FE">
          <w:pPr>
            <w:pStyle w:val="Footer"/>
            <w:jc w:val="center"/>
            <w:pPrChange w:id="0" w:author="Pistorino, Dan" w:date="2024-09-16T22:07:00Z" w16du:dateUtc="2024-09-17T02:07:00Z">
              <w:pPr>
                <w:pStyle w:val="Footer"/>
              </w:pPr>
            </w:pPrChange>
          </w:pPr>
          <w:ins w:id="1" w:author="Pistorino, Dan" w:date="2024-09-16T22:07:00Z" w16du:dateUtc="2024-09-17T02:07:00Z">
            <w:r>
              <w:t>“Improving mankind through the responsible use of technology to increase agriculture crop yield.”</w:t>
            </w:r>
          </w:ins>
          <w:del w:id="2" w:author="Pistorino, Dan" w:date="2024-09-16T22:07:00Z" w16du:dateUtc="2024-09-17T02:07:00Z">
            <w:r w:rsidR="3D7D46DC" w:rsidDel="002570FE">
              <w:delText xml:space="preserve"> </w:delText>
            </w:r>
          </w:del>
          <w:customXmlDelRangeStart w:id="3" w:author="Pistorino, Dan" w:date="2024-09-16T22:07:00Z"/>
          <w:sdt>
            <w:sdtPr>
              <w:id w:val="-95327580"/>
              <w:placeholder>
                <w:docPart w:val="2ABAD67DA95E4344AE5C3D4E1ED26F39"/>
              </w:placeholder>
              <w15:appearance w15:val="hidden"/>
            </w:sdtPr>
            <w:sdtContent>
              <w:customXmlDelRangeEnd w:id="3"/>
              <w:customXmlDelRangeStart w:id="4" w:author="Pistorino, Dan" w:date="2024-09-16T22:07:00Z"/>
            </w:sdtContent>
          </w:sdt>
          <w:customXmlDelRangeEnd w:id="4"/>
          <w:del w:id="5" w:author="Pistorino, Dan" w:date="2024-09-16T22:07:00Z" w16du:dateUtc="2024-09-17T02:07:00Z">
            <w:r w:rsidR="3D7D46DC" w:rsidRPr="3D7D46DC" w:rsidDel="002570FE">
              <w:rPr>
                <w:rFonts w:ascii="Wingdings" w:eastAsia="Wingdings" w:hAnsi="Wingdings" w:cs="Wingdings"/>
              </w:rPr>
              <w:delText> </w:delText>
            </w:r>
            <w:r w:rsidR="3D7D46DC" w:rsidDel="002570FE">
              <w:delText xml:space="preserve"> </w:delText>
            </w:r>
          </w:del>
          <w:customXmlDelRangeStart w:id="6" w:author="Pistorino, Dan" w:date="2024-09-16T22:07:00Z"/>
          <w:sdt>
            <w:sdtPr>
              <w:id w:val="345604827"/>
              <w:placeholder>
                <w:docPart w:val="EFEFABAAE62C4E69AB0C2267BE1F7539"/>
              </w:placeholder>
              <w15:appearance w15:val="hidden"/>
            </w:sdtPr>
            <w:sdtContent>
              <w:customXmlDelRangeEnd w:id="6"/>
              <w:customXmlDelRangeStart w:id="7" w:author="Pistorino, Dan" w:date="2024-09-16T22:07:00Z"/>
            </w:sdtContent>
          </w:sdt>
          <w:customXmlDelRangeEnd w:id="7"/>
          <w:customXmlDelRangeStart w:id="8" w:author="Pistorino, Dan" w:date="2024-09-16T22:07:00Z"/>
          <w:sdt>
            <w:sdtPr>
              <w:id w:val="534316696"/>
              <w:placeholder>
                <w:docPart w:val="D9052C967CF542F9BC108BE71F7173E5"/>
              </w:placeholder>
              <w15:appearance w15:val="hidden"/>
            </w:sdtPr>
            <w:sdtContent>
              <w:customXmlDelRangeEnd w:id="8"/>
              <w:customXmlDelRangeStart w:id="9" w:author="Pistorino, Dan" w:date="2024-09-16T22:07:00Z"/>
            </w:sdtContent>
          </w:sdt>
          <w:customXmlDelRangeEnd w:id="9"/>
        </w:p>
      </w:tc>
      <w:tc>
        <w:tcPr>
          <w:tcW w:w="645" w:type="pct"/>
        </w:tcPr>
        <w:p w14:paraId="2171A11B" w14:textId="7B41CABA" w:rsidR="00FA68E1" w:rsidRDefault="00FA68E1" w:rsidP="00600C56">
          <w:pPr>
            <w:pStyle w:val="Footer"/>
            <w:jc w:val="right"/>
          </w:pPr>
          <w:r>
            <w:fldChar w:fldCharType="begin"/>
          </w:r>
          <w:r>
            <w:instrText xml:space="preserve"> PAGE   \* MERGEFORMAT </w:instrText>
          </w:r>
          <w:r>
            <w:fldChar w:fldCharType="separate"/>
          </w:r>
          <w:r w:rsidR="000B1CAF">
            <w:rPr>
              <w:noProof/>
            </w:rPr>
            <w:t>7</w:t>
          </w:r>
          <w:r>
            <w:rPr>
              <w:noProof/>
            </w:rPr>
            <w:fldChar w:fldCharType="end"/>
          </w:r>
        </w:p>
      </w:tc>
    </w:tr>
  </w:tbl>
  <w:p w14:paraId="33EBB38D" w14:textId="37B6BDDD" w:rsidR="009C6C28" w:rsidRDefault="009C6C28" w:rsidP="00FA68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FDF6E" w14:textId="7E31453E" w:rsidR="00E223AE" w:rsidRDefault="00C3726E" w:rsidP="00C3726E">
    <w:pPr>
      <w:pStyle w:val="Footer"/>
      <w:jc w:val="center"/>
    </w:pPr>
    <w:r>
      <w:t>“Improving mankind through the responsible use of technology to increase agriculture crop yield.”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32E05" w14:textId="77777777" w:rsidR="00AD57B5" w:rsidRDefault="00AD57B5">
      <w:pPr>
        <w:spacing w:after="0" w:line="240" w:lineRule="auto"/>
      </w:pPr>
      <w:r>
        <w:separator/>
      </w:r>
    </w:p>
  </w:footnote>
  <w:footnote w:type="continuationSeparator" w:id="0">
    <w:p w14:paraId="39D95CCF" w14:textId="77777777" w:rsidR="00AD57B5" w:rsidRDefault="00AD57B5">
      <w:pPr>
        <w:spacing w:after="0" w:line="240" w:lineRule="auto"/>
      </w:pPr>
      <w:r>
        <w:continuationSeparator/>
      </w:r>
    </w:p>
  </w:footnote>
  <w:footnote w:type="continuationNotice" w:id="1">
    <w:p w14:paraId="05FB2CD1" w14:textId="77777777" w:rsidR="00AD57B5" w:rsidRDefault="00AD57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40D6F" w14:textId="59AF9DAC" w:rsidR="00907604" w:rsidRDefault="00A5655E">
    <w:pPr>
      <w:pStyle w:val="Header"/>
    </w:pPr>
    <w:r>
      <w:rPr>
        <w:noProof/>
        <w:lang w:val="en-AU" w:eastAsia="en-AU"/>
      </w:rPr>
      <mc:AlternateContent>
        <mc:Choice Requires="wps">
          <w:drawing>
            <wp:anchor distT="0" distB="0" distL="114300" distR="114300" simplePos="0" relativeHeight="251658240" behindDoc="0" locked="0" layoutInCell="1" allowOverlap="1" wp14:anchorId="6C96714A" wp14:editId="5EF37DE8">
              <wp:simplePos x="0" y="0"/>
              <wp:positionH relativeFrom="column">
                <wp:posOffset>-758190</wp:posOffset>
              </wp:positionH>
              <wp:positionV relativeFrom="paragraph">
                <wp:posOffset>-1679413</wp:posOffset>
              </wp:positionV>
              <wp:extent cx="548640" cy="548640"/>
              <wp:effectExtent l="0" t="0" r="0" b="0"/>
              <wp:wrapNone/>
              <wp:docPr id="1974722569"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8640" cy="54864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246DD2" w14:textId="77777777" w:rsidR="0044384D" w:rsidRPr="00DD2180" w:rsidRDefault="0044384D" w:rsidP="0044384D">
                          <w:pPr>
                            <w:jc w:val="center"/>
                            <w:rPr>
                              <w:rFonts w:asciiTheme="majorHAnsi" w:hAnsiTheme="majorHAnsi"/>
                              <w:b/>
                              <w:bCs/>
                              <w:color w:val="FFFFFF" w:themeColor="background1"/>
                              <w:szCs w:val="16"/>
                            </w:rPr>
                          </w:pPr>
                          <w:r w:rsidRPr="00DD2180">
                            <w:rPr>
                              <w:rFonts w:asciiTheme="majorHAnsi" w:hAnsiTheme="majorHAnsi"/>
                              <w:b/>
                              <w:bCs/>
                              <w:color w:val="FFFFFF" w:themeColor="background1"/>
                              <w:szCs w:val="16"/>
                            </w:rPr>
                            <w:t>YOUR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6714A" id="_x0000_s1028" alt="&quot;&quot;" style="position:absolute;margin-left:-59.7pt;margin-top:-132.25pt;width:43.2pt;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" fillcolor="#2e1c78 [1604]" stroked="f" strokeweight="1pt">
              <o:lock v:ext="edit" aspectratio="t"/>
              <v:textbox>
                <w:txbxContent>
                  <w:p w14:paraId="09246DD2" w14:textId="77777777" w:rsidR="0044384D" w:rsidRPr="00DD2180" w:rsidRDefault="0044384D" w:rsidP="0044384D">
                    <w:pPr>
                      <w:jc w:val="center"/>
                      <w:rPr>
                        <w:rFonts w:asciiTheme="majorHAnsi" w:hAnsiTheme="majorHAnsi"/>
                        <w:b/>
                        <w:bCs/>
                        <w:color w:val="FFFFFF" w:themeColor="background1"/>
                        <w:szCs w:val="16"/>
                      </w:rPr>
                    </w:pPr>
                    <w:r w:rsidRPr="00DD2180">
                      <w:rPr>
                        <w:rFonts w:asciiTheme="majorHAnsi" w:hAnsiTheme="majorHAnsi"/>
                        <w:b/>
                        <w:bCs/>
                        <w:color w:val="FFFFFF" w:themeColor="background1"/>
                        <w:szCs w:val="16"/>
                      </w:rPr>
                      <w:t>YOUR LOGO HERE</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0"/>
      <w:gridCol w:w="3000"/>
      <w:gridCol w:w="3000"/>
    </w:tblGrid>
    <w:tr w:rsidR="00C7D3A1" w14:paraId="65E58358" w14:textId="77777777" w:rsidTr="00C7D3A1">
      <w:trPr>
        <w:trHeight w:val="300"/>
      </w:trPr>
      <w:tc>
        <w:tcPr>
          <w:tcW w:w="3000" w:type="dxa"/>
        </w:tcPr>
        <w:p w14:paraId="4DBC32A8" w14:textId="52D1EFF5" w:rsidR="00C7D3A1" w:rsidRDefault="00C7D3A1" w:rsidP="00C7D3A1">
          <w:pPr>
            <w:pStyle w:val="Header"/>
            <w:ind w:left="-115"/>
          </w:pPr>
        </w:p>
      </w:tc>
      <w:tc>
        <w:tcPr>
          <w:tcW w:w="3000" w:type="dxa"/>
        </w:tcPr>
        <w:p w14:paraId="1EA0045C" w14:textId="568A0E4D" w:rsidR="00C7D3A1" w:rsidRDefault="00C7D3A1" w:rsidP="00C7D3A1">
          <w:pPr>
            <w:pStyle w:val="Header"/>
            <w:jc w:val="center"/>
          </w:pPr>
        </w:p>
      </w:tc>
      <w:tc>
        <w:tcPr>
          <w:tcW w:w="3000" w:type="dxa"/>
        </w:tcPr>
        <w:p w14:paraId="15F49619" w14:textId="0F7260AC" w:rsidR="00C7D3A1" w:rsidRDefault="00C7D3A1" w:rsidP="00C7D3A1">
          <w:pPr>
            <w:pStyle w:val="Header"/>
            <w:ind w:right="-115"/>
            <w:jc w:val="right"/>
          </w:pPr>
        </w:p>
      </w:tc>
    </w:tr>
  </w:tbl>
  <w:p w14:paraId="52BE73F3" w14:textId="6B62863B" w:rsidR="0041369D" w:rsidRDefault="004136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0"/>
      <w:gridCol w:w="3000"/>
      <w:gridCol w:w="3000"/>
    </w:tblGrid>
    <w:tr w:rsidR="00C7D3A1" w14:paraId="1B929322" w14:textId="77777777" w:rsidTr="00C7D3A1">
      <w:trPr>
        <w:trHeight w:val="300"/>
      </w:trPr>
      <w:tc>
        <w:tcPr>
          <w:tcW w:w="3000" w:type="dxa"/>
        </w:tcPr>
        <w:p w14:paraId="6458A43F" w14:textId="30A35E9F" w:rsidR="00C7D3A1" w:rsidRDefault="00C7D3A1" w:rsidP="00C7D3A1">
          <w:pPr>
            <w:pStyle w:val="Header"/>
            <w:ind w:left="-115"/>
          </w:pPr>
        </w:p>
      </w:tc>
      <w:tc>
        <w:tcPr>
          <w:tcW w:w="3000" w:type="dxa"/>
        </w:tcPr>
        <w:p w14:paraId="10E94AD6" w14:textId="6E702268" w:rsidR="00C7D3A1" w:rsidRDefault="00C7D3A1" w:rsidP="00C7D3A1">
          <w:pPr>
            <w:pStyle w:val="Header"/>
            <w:jc w:val="center"/>
          </w:pPr>
        </w:p>
      </w:tc>
      <w:tc>
        <w:tcPr>
          <w:tcW w:w="3000" w:type="dxa"/>
        </w:tcPr>
        <w:p w14:paraId="4592176D" w14:textId="0EC04CAE" w:rsidR="00C7D3A1" w:rsidRDefault="00C7D3A1" w:rsidP="00C7D3A1">
          <w:pPr>
            <w:pStyle w:val="Header"/>
            <w:ind w:right="-115"/>
            <w:jc w:val="right"/>
          </w:pPr>
        </w:p>
      </w:tc>
    </w:tr>
  </w:tbl>
  <w:p w14:paraId="2CE25FF6" w14:textId="0DCA85F4" w:rsidR="0041369D" w:rsidRDefault="004136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C7D3A1" w14:paraId="3927D317" w14:textId="77777777" w:rsidTr="00C7D3A1">
      <w:trPr>
        <w:trHeight w:val="300"/>
      </w:trPr>
      <w:tc>
        <w:tcPr>
          <w:tcW w:w="3120" w:type="dxa"/>
        </w:tcPr>
        <w:p w14:paraId="32FA7669" w14:textId="54D880BE" w:rsidR="00C7D3A1" w:rsidRDefault="00C7D3A1" w:rsidP="00C7D3A1">
          <w:pPr>
            <w:pStyle w:val="Header"/>
            <w:ind w:left="-115"/>
          </w:pPr>
        </w:p>
      </w:tc>
      <w:tc>
        <w:tcPr>
          <w:tcW w:w="3120" w:type="dxa"/>
        </w:tcPr>
        <w:p w14:paraId="487D8CB6" w14:textId="655585D7" w:rsidR="00C7D3A1" w:rsidRDefault="00C7D3A1" w:rsidP="00C7D3A1">
          <w:pPr>
            <w:pStyle w:val="Header"/>
            <w:jc w:val="center"/>
          </w:pPr>
        </w:p>
      </w:tc>
      <w:tc>
        <w:tcPr>
          <w:tcW w:w="3120" w:type="dxa"/>
        </w:tcPr>
        <w:p w14:paraId="1939DB60" w14:textId="592E5D27" w:rsidR="00C7D3A1" w:rsidRDefault="00C7D3A1" w:rsidP="00C7D3A1">
          <w:pPr>
            <w:pStyle w:val="Header"/>
            <w:ind w:right="-115"/>
            <w:jc w:val="right"/>
          </w:pPr>
        </w:p>
      </w:tc>
    </w:tr>
  </w:tbl>
  <w:p w14:paraId="2A04512A" w14:textId="4393D31C" w:rsidR="0041369D" w:rsidRDefault="0041369D">
    <w:pPr>
      <w:pStyle w:val="Header"/>
    </w:pPr>
  </w:p>
</w:hdr>
</file>

<file path=word/intelligence2.xml><?xml version="1.0" encoding="utf-8"?>
<int2:intelligence xmlns:int2="http://schemas.microsoft.com/office/intelligence/2020/intelligence" xmlns:oel="http://schemas.microsoft.com/office/2019/extlst">
  <int2:observations>
    <int2:textHash int2:hashCode="4J02rm17Mbbv7R" int2:id="x7ketIHA">
      <int2:state int2:value="Rejected" int2:type="AugLoop_Text_Critique"/>
    </int2:textHash>
    <int2:bookmark int2:bookmarkName="_Int_jEnds9wN" int2:invalidationBookmarkName="" int2:hashCode="MKL3/mcG0y8MGS" int2:id="HqSeYnoa">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4A4E5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C648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62A5F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8091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7CEF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0CE1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38856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7EC7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76E8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342368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6D1322"/>
    <w:multiLevelType w:val="hybridMultilevel"/>
    <w:tmpl w:val="8228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F1145"/>
    <w:multiLevelType w:val="hybridMultilevel"/>
    <w:tmpl w:val="61F6A66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46F85A4D"/>
    <w:multiLevelType w:val="hybridMultilevel"/>
    <w:tmpl w:val="2CC29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53C6B"/>
    <w:multiLevelType w:val="hybridMultilevel"/>
    <w:tmpl w:val="3770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825FDE"/>
    <w:multiLevelType w:val="hybridMultilevel"/>
    <w:tmpl w:val="0DCC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58072">
    <w:abstractNumId w:val="15"/>
  </w:num>
  <w:num w:numId="2" w16cid:durableId="1567375569">
    <w:abstractNumId w:val="11"/>
  </w:num>
  <w:num w:numId="3" w16cid:durableId="147017743">
    <w:abstractNumId w:val="12"/>
  </w:num>
  <w:num w:numId="4" w16cid:durableId="723597776">
    <w:abstractNumId w:val="9"/>
  </w:num>
  <w:num w:numId="5" w16cid:durableId="30308972">
    <w:abstractNumId w:val="7"/>
  </w:num>
  <w:num w:numId="6" w16cid:durableId="740755265">
    <w:abstractNumId w:val="6"/>
  </w:num>
  <w:num w:numId="7" w16cid:durableId="2021663187">
    <w:abstractNumId w:val="5"/>
  </w:num>
  <w:num w:numId="8" w16cid:durableId="24143608">
    <w:abstractNumId w:val="4"/>
  </w:num>
  <w:num w:numId="9" w16cid:durableId="1341590002">
    <w:abstractNumId w:val="8"/>
  </w:num>
  <w:num w:numId="10" w16cid:durableId="1524056225">
    <w:abstractNumId w:val="3"/>
  </w:num>
  <w:num w:numId="11" w16cid:durableId="37317128">
    <w:abstractNumId w:val="2"/>
  </w:num>
  <w:num w:numId="12" w16cid:durableId="583733325">
    <w:abstractNumId w:val="1"/>
  </w:num>
  <w:num w:numId="13" w16cid:durableId="2017802557">
    <w:abstractNumId w:val="0"/>
  </w:num>
  <w:num w:numId="14" w16cid:durableId="1604265840">
    <w:abstractNumId w:val="9"/>
  </w:num>
  <w:num w:numId="15" w16cid:durableId="1992129522">
    <w:abstractNumId w:val="14"/>
  </w:num>
  <w:num w:numId="16" w16cid:durableId="280380072">
    <w:abstractNumId w:val="17"/>
  </w:num>
  <w:num w:numId="17" w16cid:durableId="1775443109">
    <w:abstractNumId w:val="13"/>
  </w:num>
  <w:num w:numId="18" w16cid:durableId="718823987">
    <w:abstractNumId w:val="10"/>
  </w:num>
  <w:num w:numId="19" w16cid:durableId="19831938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istorino, Dan">
    <w15:presenceInfo w15:providerId="AD" w15:userId="S::daniel.pistorino@ufl.edu::ae248800-c3fa-4230-a5be-99c150c43b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4D4"/>
    <w:rsid w:val="000031EB"/>
    <w:rsid w:val="000056B3"/>
    <w:rsid w:val="00005724"/>
    <w:rsid w:val="000065DF"/>
    <w:rsid w:val="000074EA"/>
    <w:rsid w:val="000115A7"/>
    <w:rsid w:val="00011CC2"/>
    <w:rsid w:val="00013363"/>
    <w:rsid w:val="00014AC3"/>
    <w:rsid w:val="00016A22"/>
    <w:rsid w:val="00016E9A"/>
    <w:rsid w:val="00017005"/>
    <w:rsid w:val="000219DE"/>
    <w:rsid w:val="0002431E"/>
    <w:rsid w:val="000258C5"/>
    <w:rsid w:val="0002631B"/>
    <w:rsid w:val="00030247"/>
    <w:rsid w:val="000304D8"/>
    <w:rsid w:val="00036EE3"/>
    <w:rsid w:val="00040CC8"/>
    <w:rsid w:val="00041ACF"/>
    <w:rsid w:val="00046038"/>
    <w:rsid w:val="00046B11"/>
    <w:rsid w:val="00050969"/>
    <w:rsid w:val="00051324"/>
    <w:rsid w:val="000515AE"/>
    <w:rsid w:val="000519CA"/>
    <w:rsid w:val="000521EB"/>
    <w:rsid w:val="00053ACA"/>
    <w:rsid w:val="000547EC"/>
    <w:rsid w:val="000549B5"/>
    <w:rsid w:val="00054BE6"/>
    <w:rsid w:val="000608DC"/>
    <w:rsid w:val="00061706"/>
    <w:rsid w:val="00067682"/>
    <w:rsid w:val="00074CBE"/>
    <w:rsid w:val="00075DF4"/>
    <w:rsid w:val="00077994"/>
    <w:rsid w:val="00077C41"/>
    <w:rsid w:val="000810FE"/>
    <w:rsid w:val="00082F08"/>
    <w:rsid w:val="00090D8B"/>
    <w:rsid w:val="00093884"/>
    <w:rsid w:val="0009552B"/>
    <w:rsid w:val="000978EB"/>
    <w:rsid w:val="000A24D4"/>
    <w:rsid w:val="000A4C14"/>
    <w:rsid w:val="000A7985"/>
    <w:rsid w:val="000A79C1"/>
    <w:rsid w:val="000B0B29"/>
    <w:rsid w:val="000B1B07"/>
    <w:rsid w:val="000B1CAF"/>
    <w:rsid w:val="000B56C9"/>
    <w:rsid w:val="000C0BB3"/>
    <w:rsid w:val="000C1174"/>
    <w:rsid w:val="000C173A"/>
    <w:rsid w:val="000C2F3A"/>
    <w:rsid w:val="000C44B6"/>
    <w:rsid w:val="000C44C9"/>
    <w:rsid w:val="000C453B"/>
    <w:rsid w:val="000D170F"/>
    <w:rsid w:val="000E7C6A"/>
    <w:rsid w:val="000F1AC3"/>
    <w:rsid w:val="000F1DA1"/>
    <w:rsid w:val="000F3257"/>
    <w:rsid w:val="000F3394"/>
    <w:rsid w:val="000F4374"/>
    <w:rsid w:val="000F56C1"/>
    <w:rsid w:val="000F581C"/>
    <w:rsid w:val="000F5C26"/>
    <w:rsid w:val="0010484C"/>
    <w:rsid w:val="00104E85"/>
    <w:rsid w:val="00105613"/>
    <w:rsid w:val="0010720E"/>
    <w:rsid w:val="001079F9"/>
    <w:rsid w:val="00114AFA"/>
    <w:rsid w:val="001210CB"/>
    <w:rsid w:val="001247FA"/>
    <w:rsid w:val="001317F2"/>
    <w:rsid w:val="001317FF"/>
    <w:rsid w:val="001331E3"/>
    <w:rsid w:val="00133596"/>
    <w:rsid w:val="0013763F"/>
    <w:rsid w:val="00137CA0"/>
    <w:rsid w:val="00142B2D"/>
    <w:rsid w:val="00146E39"/>
    <w:rsid w:val="00154E3F"/>
    <w:rsid w:val="00160E5E"/>
    <w:rsid w:val="0016185A"/>
    <w:rsid w:val="00162373"/>
    <w:rsid w:val="00162EAC"/>
    <w:rsid w:val="00163C4C"/>
    <w:rsid w:val="001650B8"/>
    <w:rsid w:val="00170250"/>
    <w:rsid w:val="00175D7F"/>
    <w:rsid w:val="00176329"/>
    <w:rsid w:val="00182156"/>
    <w:rsid w:val="00183B21"/>
    <w:rsid w:val="001903E1"/>
    <w:rsid w:val="0019288C"/>
    <w:rsid w:val="00197CB7"/>
    <w:rsid w:val="001A001A"/>
    <w:rsid w:val="001A1F44"/>
    <w:rsid w:val="001A4DD8"/>
    <w:rsid w:val="001A520D"/>
    <w:rsid w:val="001A7CDB"/>
    <w:rsid w:val="001B028D"/>
    <w:rsid w:val="001B3618"/>
    <w:rsid w:val="001B38DC"/>
    <w:rsid w:val="001B40A9"/>
    <w:rsid w:val="001B524A"/>
    <w:rsid w:val="001B5D73"/>
    <w:rsid w:val="001B7AC4"/>
    <w:rsid w:val="001C2BFC"/>
    <w:rsid w:val="001C4D9A"/>
    <w:rsid w:val="001C51E4"/>
    <w:rsid w:val="001D04FE"/>
    <w:rsid w:val="001D08EE"/>
    <w:rsid w:val="001D29B5"/>
    <w:rsid w:val="001D52E0"/>
    <w:rsid w:val="001D606A"/>
    <w:rsid w:val="001D6DDE"/>
    <w:rsid w:val="001E073E"/>
    <w:rsid w:val="001E0E8F"/>
    <w:rsid w:val="001E1FAE"/>
    <w:rsid w:val="001E5195"/>
    <w:rsid w:val="001E5960"/>
    <w:rsid w:val="001F7C2F"/>
    <w:rsid w:val="00201929"/>
    <w:rsid w:val="002022B7"/>
    <w:rsid w:val="00210D5B"/>
    <w:rsid w:val="00213470"/>
    <w:rsid w:val="002164DC"/>
    <w:rsid w:val="002169B7"/>
    <w:rsid w:val="002171B0"/>
    <w:rsid w:val="00222049"/>
    <w:rsid w:val="00225122"/>
    <w:rsid w:val="0022618C"/>
    <w:rsid w:val="00226312"/>
    <w:rsid w:val="00233E61"/>
    <w:rsid w:val="00235787"/>
    <w:rsid w:val="00242D6A"/>
    <w:rsid w:val="00250B20"/>
    <w:rsid w:val="00251B13"/>
    <w:rsid w:val="00251DD7"/>
    <w:rsid w:val="00252C4A"/>
    <w:rsid w:val="00256B71"/>
    <w:rsid w:val="002570FE"/>
    <w:rsid w:val="00261DC5"/>
    <w:rsid w:val="002660B6"/>
    <w:rsid w:val="002660BE"/>
    <w:rsid w:val="0026692D"/>
    <w:rsid w:val="0026727B"/>
    <w:rsid w:val="00271E51"/>
    <w:rsid w:val="00273061"/>
    <w:rsid w:val="00276383"/>
    <w:rsid w:val="00277B3D"/>
    <w:rsid w:val="002816AA"/>
    <w:rsid w:val="002840EF"/>
    <w:rsid w:val="002862DF"/>
    <w:rsid w:val="0028660D"/>
    <w:rsid w:val="002877CF"/>
    <w:rsid w:val="00295451"/>
    <w:rsid w:val="002959B3"/>
    <w:rsid w:val="00296EBF"/>
    <w:rsid w:val="002970E1"/>
    <w:rsid w:val="002A47F9"/>
    <w:rsid w:val="002A64F4"/>
    <w:rsid w:val="002A6B04"/>
    <w:rsid w:val="002A6F5D"/>
    <w:rsid w:val="002B0FBA"/>
    <w:rsid w:val="002B1669"/>
    <w:rsid w:val="002B3F98"/>
    <w:rsid w:val="002B7BD2"/>
    <w:rsid w:val="002C4811"/>
    <w:rsid w:val="002C612C"/>
    <w:rsid w:val="002C6224"/>
    <w:rsid w:val="002D056E"/>
    <w:rsid w:val="002D0640"/>
    <w:rsid w:val="002D314E"/>
    <w:rsid w:val="002D4B46"/>
    <w:rsid w:val="002D7886"/>
    <w:rsid w:val="002E58AE"/>
    <w:rsid w:val="002E646D"/>
    <w:rsid w:val="002E6A38"/>
    <w:rsid w:val="002F3877"/>
    <w:rsid w:val="002F68C0"/>
    <w:rsid w:val="00300062"/>
    <w:rsid w:val="00300551"/>
    <w:rsid w:val="00302089"/>
    <w:rsid w:val="00304A1E"/>
    <w:rsid w:val="0030529C"/>
    <w:rsid w:val="00306B4E"/>
    <w:rsid w:val="003079A0"/>
    <w:rsid w:val="0031183A"/>
    <w:rsid w:val="00313118"/>
    <w:rsid w:val="00313EF0"/>
    <w:rsid w:val="003155BA"/>
    <w:rsid w:val="003178F8"/>
    <w:rsid w:val="003208A8"/>
    <w:rsid w:val="0032517A"/>
    <w:rsid w:val="00326FDA"/>
    <w:rsid w:val="0033190E"/>
    <w:rsid w:val="00333B8F"/>
    <w:rsid w:val="00334FE1"/>
    <w:rsid w:val="00335930"/>
    <w:rsid w:val="00336313"/>
    <w:rsid w:val="00336DCE"/>
    <w:rsid w:val="003410BE"/>
    <w:rsid w:val="003434FA"/>
    <w:rsid w:val="00347720"/>
    <w:rsid w:val="0035104D"/>
    <w:rsid w:val="00352ACF"/>
    <w:rsid w:val="00353BF2"/>
    <w:rsid w:val="00354BF2"/>
    <w:rsid w:val="00355B23"/>
    <w:rsid w:val="00357259"/>
    <w:rsid w:val="0036042C"/>
    <w:rsid w:val="00360CA5"/>
    <w:rsid w:val="0036176D"/>
    <w:rsid w:val="00362332"/>
    <w:rsid w:val="00365937"/>
    <w:rsid w:val="00367D9E"/>
    <w:rsid w:val="00374AEE"/>
    <w:rsid w:val="0037506B"/>
    <w:rsid w:val="00377976"/>
    <w:rsid w:val="00377C0A"/>
    <w:rsid w:val="00383CB7"/>
    <w:rsid w:val="0038415E"/>
    <w:rsid w:val="003847E2"/>
    <w:rsid w:val="003852C5"/>
    <w:rsid w:val="00385D93"/>
    <w:rsid w:val="003872CA"/>
    <w:rsid w:val="00392501"/>
    <w:rsid w:val="00394BFC"/>
    <w:rsid w:val="00394E9D"/>
    <w:rsid w:val="003955CC"/>
    <w:rsid w:val="00397293"/>
    <w:rsid w:val="003A7F75"/>
    <w:rsid w:val="003B0714"/>
    <w:rsid w:val="003B0C61"/>
    <w:rsid w:val="003B19ED"/>
    <w:rsid w:val="003B28D5"/>
    <w:rsid w:val="003B35D9"/>
    <w:rsid w:val="003B51EB"/>
    <w:rsid w:val="003C0093"/>
    <w:rsid w:val="003C112C"/>
    <w:rsid w:val="003C19E5"/>
    <w:rsid w:val="003C1FDA"/>
    <w:rsid w:val="003C2121"/>
    <w:rsid w:val="003D4422"/>
    <w:rsid w:val="003D48AB"/>
    <w:rsid w:val="003D6A2B"/>
    <w:rsid w:val="003E401F"/>
    <w:rsid w:val="003E4DFC"/>
    <w:rsid w:val="003E732A"/>
    <w:rsid w:val="003E7960"/>
    <w:rsid w:val="003F456B"/>
    <w:rsid w:val="003F4A49"/>
    <w:rsid w:val="003F7095"/>
    <w:rsid w:val="00405189"/>
    <w:rsid w:val="00412A88"/>
    <w:rsid w:val="0041369D"/>
    <w:rsid w:val="00416205"/>
    <w:rsid w:val="00416C7B"/>
    <w:rsid w:val="0041748B"/>
    <w:rsid w:val="00420614"/>
    <w:rsid w:val="004239DF"/>
    <w:rsid w:val="00423E5D"/>
    <w:rsid w:val="004255BD"/>
    <w:rsid w:val="004259D0"/>
    <w:rsid w:val="00425BC4"/>
    <w:rsid w:val="00427701"/>
    <w:rsid w:val="004304DB"/>
    <w:rsid w:val="00430971"/>
    <w:rsid w:val="00430FC0"/>
    <w:rsid w:val="0043451B"/>
    <w:rsid w:val="00436C3B"/>
    <w:rsid w:val="004370D5"/>
    <w:rsid w:val="00437562"/>
    <w:rsid w:val="00437840"/>
    <w:rsid w:val="00440DD8"/>
    <w:rsid w:val="00442D4E"/>
    <w:rsid w:val="00443206"/>
    <w:rsid w:val="0044384D"/>
    <w:rsid w:val="00443AF9"/>
    <w:rsid w:val="00453730"/>
    <w:rsid w:val="0045593F"/>
    <w:rsid w:val="00455BB8"/>
    <w:rsid w:val="004562B0"/>
    <w:rsid w:val="00456A00"/>
    <w:rsid w:val="00456F85"/>
    <w:rsid w:val="00461138"/>
    <w:rsid w:val="004623A5"/>
    <w:rsid w:val="00463BFA"/>
    <w:rsid w:val="00465244"/>
    <w:rsid w:val="00466570"/>
    <w:rsid w:val="0046686E"/>
    <w:rsid w:val="00466DA1"/>
    <w:rsid w:val="00467F02"/>
    <w:rsid w:val="00472BFD"/>
    <w:rsid w:val="00472E99"/>
    <w:rsid w:val="00480D25"/>
    <w:rsid w:val="004833A1"/>
    <w:rsid w:val="00483AEC"/>
    <w:rsid w:val="004842A5"/>
    <w:rsid w:val="00485053"/>
    <w:rsid w:val="00487394"/>
    <w:rsid w:val="00487F15"/>
    <w:rsid w:val="004922E1"/>
    <w:rsid w:val="004922F1"/>
    <w:rsid w:val="00494B42"/>
    <w:rsid w:val="004950BD"/>
    <w:rsid w:val="004958EB"/>
    <w:rsid w:val="0049715C"/>
    <w:rsid w:val="004A18E8"/>
    <w:rsid w:val="004A1C2D"/>
    <w:rsid w:val="004A3222"/>
    <w:rsid w:val="004A38B3"/>
    <w:rsid w:val="004A390D"/>
    <w:rsid w:val="004A545C"/>
    <w:rsid w:val="004A69B2"/>
    <w:rsid w:val="004B252F"/>
    <w:rsid w:val="004B3A1F"/>
    <w:rsid w:val="004B5B72"/>
    <w:rsid w:val="004B69EB"/>
    <w:rsid w:val="004C000E"/>
    <w:rsid w:val="004C0017"/>
    <w:rsid w:val="004C0D1D"/>
    <w:rsid w:val="004C1E80"/>
    <w:rsid w:val="004C34F2"/>
    <w:rsid w:val="004C42E3"/>
    <w:rsid w:val="004C7396"/>
    <w:rsid w:val="004C74AE"/>
    <w:rsid w:val="004D056C"/>
    <w:rsid w:val="004D118C"/>
    <w:rsid w:val="004D184D"/>
    <w:rsid w:val="004D1CBF"/>
    <w:rsid w:val="004D20D7"/>
    <w:rsid w:val="004D2FEC"/>
    <w:rsid w:val="004D3484"/>
    <w:rsid w:val="004D3F60"/>
    <w:rsid w:val="004D43EB"/>
    <w:rsid w:val="004E0494"/>
    <w:rsid w:val="004E0905"/>
    <w:rsid w:val="004E1175"/>
    <w:rsid w:val="004E3AD1"/>
    <w:rsid w:val="004E3BB3"/>
    <w:rsid w:val="004E4C6A"/>
    <w:rsid w:val="004E5DC4"/>
    <w:rsid w:val="004E6E3D"/>
    <w:rsid w:val="004E7EDA"/>
    <w:rsid w:val="004F2BFC"/>
    <w:rsid w:val="004F4207"/>
    <w:rsid w:val="004F73F0"/>
    <w:rsid w:val="004F7BA4"/>
    <w:rsid w:val="00500766"/>
    <w:rsid w:val="00501E35"/>
    <w:rsid w:val="005043C5"/>
    <w:rsid w:val="00511D04"/>
    <w:rsid w:val="005221F2"/>
    <w:rsid w:val="0052319D"/>
    <w:rsid w:val="00525628"/>
    <w:rsid w:val="00530967"/>
    <w:rsid w:val="005317C5"/>
    <w:rsid w:val="00531AB5"/>
    <w:rsid w:val="00532BFB"/>
    <w:rsid w:val="00535409"/>
    <w:rsid w:val="005416A6"/>
    <w:rsid w:val="00541E74"/>
    <w:rsid w:val="00553219"/>
    <w:rsid w:val="0055550F"/>
    <w:rsid w:val="005573AF"/>
    <w:rsid w:val="00562157"/>
    <w:rsid w:val="005642EB"/>
    <w:rsid w:val="005656E1"/>
    <w:rsid w:val="00565CC0"/>
    <w:rsid w:val="005678F1"/>
    <w:rsid w:val="0057628D"/>
    <w:rsid w:val="005762C3"/>
    <w:rsid w:val="00580D01"/>
    <w:rsid w:val="00581EEB"/>
    <w:rsid w:val="00582674"/>
    <w:rsid w:val="00582B1F"/>
    <w:rsid w:val="00587BAE"/>
    <w:rsid w:val="0059362F"/>
    <w:rsid w:val="0059758D"/>
    <w:rsid w:val="0059775D"/>
    <w:rsid w:val="005A01C9"/>
    <w:rsid w:val="005A24B4"/>
    <w:rsid w:val="005A266C"/>
    <w:rsid w:val="005A2DD8"/>
    <w:rsid w:val="005A427D"/>
    <w:rsid w:val="005A4A6B"/>
    <w:rsid w:val="005A581A"/>
    <w:rsid w:val="005A5F99"/>
    <w:rsid w:val="005A6C5C"/>
    <w:rsid w:val="005A6DEA"/>
    <w:rsid w:val="005B12D8"/>
    <w:rsid w:val="005B21C4"/>
    <w:rsid w:val="005B25D7"/>
    <w:rsid w:val="005C7C94"/>
    <w:rsid w:val="005C7F6D"/>
    <w:rsid w:val="005D5C74"/>
    <w:rsid w:val="005E2AA0"/>
    <w:rsid w:val="005E481D"/>
    <w:rsid w:val="005E4D5E"/>
    <w:rsid w:val="005F0ECB"/>
    <w:rsid w:val="005F5313"/>
    <w:rsid w:val="005F70A7"/>
    <w:rsid w:val="005F79D0"/>
    <w:rsid w:val="005F79E5"/>
    <w:rsid w:val="00600C56"/>
    <w:rsid w:val="006014DA"/>
    <w:rsid w:val="00602AAD"/>
    <w:rsid w:val="006031B0"/>
    <w:rsid w:val="006031F1"/>
    <w:rsid w:val="00610176"/>
    <w:rsid w:val="006111C5"/>
    <w:rsid w:val="00611A9E"/>
    <w:rsid w:val="00611BCD"/>
    <w:rsid w:val="0061410C"/>
    <w:rsid w:val="00615EA9"/>
    <w:rsid w:val="006166A2"/>
    <w:rsid w:val="00616BCC"/>
    <w:rsid w:val="00616D88"/>
    <w:rsid w:val="006207DA"/>
    <w:rsid w:val="006213FD"/>
    <w:rsid w:val="00622C29"/>
    <w:rsid w:val="00623A78"/>
    <w:rsid w:val="00626158"/>
    <w:rsid w:val="00630A9F"/>
    <w:rsid w:val="00631FA5"/>
    <w:rsid w:val="00632094"/>
    <w:rsid w:val="00634A3A"/>
    <w:rsid w:val="00640B5E"/>
    <w:rsid w:val="0064304A"/>
    <w:rsid w:val="00645D30"/>
    <w:rsid w:val="00646643"/>
    <w:rsid w:val="0064789E"/>
    <w:rsid w:val="00650B0F"/>
    <w:rsid w:val="0065144F"/>
    <w:rsid w:val="00654370"/>
    <w:rsid w:val="00654881"/>
    <w:rsid w:val="00655B27"/>
    <w:rsid w:val="0066083C"/>
    <w:rsid w:val="00661E3B"/>
    <w:rsid w:val="0066207B"/>
    <w:rsid w:val="006631FC"/>
    <w:rsid w:val="0066472B"/>
    <w:rsid w:val="006704BA"/>
    <w:rsid w:val="0067377F"/>
    <w:rsid w:val="00673A4B"/>
    <w:rsid w:val="00674A15"/>
    <w:rsid w:val="0067611F"/>
    <w:rsid w:val="00680499"/>
    <w:rsid w:val="00680818"/>
    <w:rsid w:val="006851E1"/>
    <w:rsid w:val="00690284"/>
    <w:rsid w:val="006904CA"/>
    <w:rsid w:val="00690A7C"/>
    <w:rsid w:val="00693883"/>
    <w:rsid w:val="006942C6"/>
    <w:rsid w:val="0069571F"/>
    <w:rsid w:val="00696324"/>
    <w:rsid w:val="006A037F"/>
    <w:rsid w:val="006A203A"/>
    <w:rsid w:val="006A4C3B"/>
    <w:rsid w:val="006A4DFA"/>
    <w:rsid w:val="006A7F7B"/>
    <w:rsid w:val="006B1227"/>
    <w:rsid w:val="006B1D79"/>
    <w:rsid w:val="006B23CE"/>
    <w:rsid w:val="006B27E4"/>
    <w:rsid w:val="006B2A60"/>
    <w:rsid w:val="006B6755"/>
    <w:rsid w:val="006C0941"/>
    <w:rsid w:val="006C3F49"/>
    <w:rsid w:val="006C4996"/>
    <w:rsid w:val="006C5BEB"/>
    <w:rsid w:val="006C75AA"/>
    <w:rsid w:val="006D23AE"/>
    <w:rsid w:val="006D352F"/>
    <w:rsid w:val="006D52BB"/>
    <w:rsid w:val="006E4576"/>
    <w:rsid w:val="006E56D7"/>
    <w:rsid w:val="006E60B8"/>
    <w:rsid w:val="006E6271"/>
    <w:rsid w:val="006E68CE"/>
    <w:rsid w:val="006E695D"/>
    <w:rsid w:val="006E7C44"/>
    <w:rsid w:val="006F426B"/>
    <w:rsid w:val="006F502A"/>
    <w:rsid w:val="006F69EC"/>
    <w:rsid w:val="00702C09"/>
    <w:rsid w:val="0070395C"/>
    <w:rsid w:val="00703C21"/>
    <w:rsid w:val="0070498B"/>
    <w:rsid w:val="00712252"/>
    <w:rsid w:val="00716562"/>
    <w:rsid w:val="00716C62"/>
    <w:rsid w:val="00721F97"/>
    <w:rsid w:val="007330E9"/>
    <w:rsid w:val="007332CD"/>
    <w:rsid w:val="0073495A"/>
    <w:rsid w:val="00737976"/>
    <w:rsid w:val="007417B1"/>
    <w:rsid w:val="00744AB5"/>
    <w:rsid w:val="00747A0C"/>
    <w:rsid w:val="00747CB1"/>
    <w:rsid w:val="007545FF"/>
    <w:rsid w:val="0075620D"/>
    <w:rsid w:val="0075663F"/>
    <w:rsid w:val="0076075A"/>
    <w:rsid w:val="00762D01"/>
    <w:rsid w:val="007665AC"/>
    <w:rsid w:val="00767978"/>
    <w:rsid w:val="007721AD"/>
    <w:rsid w:val="007746E7"/>
    <w:rsid w:val="007758BC"/>
    <w:rsid w:val="00776096"/>
    <w:rsid w:val="0077648F"/>
    <w:rsid w:val="00781803"/>
    <w:rsid w:val="00792A82"/>
    <w:rsid w:val="00793F5F"/>
    <w:rsid w:val="007945A0"/>
    <w:rsid w:val="007958E7"/>
    <w:rsid w:val="0079643B"/>
    <w:rsid w:val="00797219"/>
    <w:rsid w:val="007A3276"/>
    <w:rsid w:val="007A37AF"/>
    <w:rsid w:val="007A481B"/>
    <w:rsid w:val="007A7385"/>
    <w:rsid w:val="007A7EA4"/>
    <w:rsid w:val="007A7EE3"/>
    <w:rsid w:val="007B07B8"/>
    <w:rsid w:val="007B1B38"/>
    <w:rsid w:val="007B4459"/>
    <w:rsid w:val="007B71CC"/>
    <w:rsid w:val="007B78E3"/>
    <w:rsid w:val="007C2B6B"/>
    <w:rsid w:val="007C2C74"/>
    <w:rsid w:val="007C4CD7"/>
    <w:rsid w:val="007C650E"/>
    <w:rsid w:val="007C7D5C"/>
    <w:rsid w:val="007D0B5A"/>
    <w:rsid w:val="007D1349"/>
    <w:rsid w:val="007D22DE"/>
    <w:rsid w:val="007D48E9"/>
    <w:rsid w:val="007D5F15"/>
    <w:rsid w:val="007D5F4C"/>
    <w:rsid w:val="007D6FDE"/>
    <w:rsid w:val="007E0188"/>
    <w:rsid w:val="007E09F0"/>
    <w:rsid w:val="007E3AD6"/>
    <w:rsid w:val="007E3CC7"/>
    <w:rsid w:val="007E49A7"/>
    <w:rsid w:val="007E50AE"/>
    <w:rsid w:val="007E5AB3"/>
    <w:rsid w:val="007E6D45"/>
    <w:rsid w:val="007E7B07"/>
    <w:rsid w:val="007F05F3"/>
    <w:rsid w:val="007F1302"/>
    <w:rsid w:val="007F1E0B"/>
    <w:rsid w:val="007F2EA4"/>
    <w:rsid w:val="007F65CF"/>
    <w:rsid w:val="007F6EE7"/>
    <w:rsid w:val="007F7572"/>
    <w:rsid w:val="0080037A"/>
    <w:rsid w:val="008140D8"/>
    <w:rsid w:val="008153C0"/>
    <w:rsid w:val="00815C2A"/>
    <w:rsid w:val="00820C25"/>
    <w:rsid w:val="00821570"/>
    <w:rsid w:val="0082200C"/>
    <w:rsid w:val="00825F8F"/>
    <w:rsid w:val="008319DF"/>
    <w:rsid w:val="00834E89"/>
    <w:rsid w:val="008414A8"/>
    <w:rsid w:val="0084299A"/>
    <w:rsid w:val="00843D61"/>
    <w:rsid w:val="008462C2"/>
    <w:rsid w:val="008466FC"/>
    <w:rsid w:val="0084680A"/>
    <w:rsid w:val="00847D3C"/>
    <w:rsid w:val="0085117B"/>
    <w:rsid w:val="00851405"/>
    <w:rsid w:val="0085303D"/>
    <w:rsid w:val="00854970"/>
    <w:rsid w:val="008568CE"/>
    <w:rsid w:val="0086398E"/>
    <w:rsid w:val="008662CC"/>
    <w:rsid w:val="00867AE6"/>
    <w:rsid w:val="00867C42"/>
    <w:rsid w:val="00870396"/>
    <w:rsid w:val="00880EEC"/>
    <w:rsid w:val="00881622"/>
    <w:rsid w:val="00884575"/>
    <w:rsid w:val="00890835"/>
    <w:rsid w:val="00891A3E"/>
    <w:rsid w:val="00892F4A"/>
    <w:rsid w:val="00892FD7"/>
    <w:rsid w:val="00893C16"/>
    <w:rsid w:val="00893F94"/>
    <w:rsid w:val="008946BE"/>
    <w:rsid w:val="008A45C0"/>
    <w:rsid w:val="008B07EF"/>
    <w:rsid w:val="008B1ACE"/>
    <w:rsid w:val="008B3000"/>
    <w:rsid w:val="008B3D68"/>
    <w:rsid w:val="008B4B77"/>
    <w:rsid w:val="008C2803"/>
    <w:rsid w:val="008C2F2D"/>
    <w:rsid w:val="008C40A5"/>
    <w:rsid w:val="008C52CD"/>
    <w:rsid w:val="008C772B"/>
    <w:rsid w:val="008D2016"/>
    <w:rsid w:val="008D32FE"/>
    <w:rsid w:val="008D404D"/>
    <w:rsid w:val="008D7ECD"/>
    <w:rsid w:val="008E423E"/>
    <w:rsid w:val="008E4FC7"/>
    <w:rsid w:val="008E5F01"/>
    <w:rsid w:val="008F0EB0"/>
    <w:rsid w:val="008F1A2F"/>
    <w:rsid w:val="008F2F80"/>
    <w:rsid w:val="008F366F"/>
    <w:rsid w:val="008F4F42"/>
    <w:rsid w:val="008F5549"/>
    <w:rsid w:val="008F5BD4"/>
    <w:rsid w:val="008F6E59"/>
    <w:rsid w:val="0090037E"/>
    <w:rsid w:val="00903E9F"/>
    <w:rsid w:val="009041C0"/>
    <w:rsid w:val="00904C80"/>
    <w:rsid w:val="009061A0"/>
    <w:rsid w:val="00907604"/>
    <w:rsid w:val="00910A46"/>
    <w:rsid w:val="00914BBA"/>
    <w:rsid w:val="009154BF"/>
    <w:rsid w:val="009159C5"/>
    <w:rsid w:val="00920274"/>
    <w:rsid w:val="0092038B"/>
    <w:rsid w:val="00920C67"/>
    <w:rsid w:val="00921C47"/>
    <w:rsid w:val="009227F5"/>
    <w:rsid w:val="00931C34"/>
    <w:rsid w:val="00934B3A"/>
    <w:rsid w:val="00934DAC"/>
    <w:rsid w:val="0093716A"/>
    <w:rsid w:val="009416CE"/>
    <w:rsid w:val="009426BF"/>
    <w:rsid w:val="00943AE8"/>
    <w:rsid w:val="00943DA3"/>
    <w:rsid w:val="009445CF"/>
    <w:rsid w:val="00944E1A"/>
    <w:rsid w:val="009478C7"/>
    <w:rsid w:val="0095110C"/>
    <w:rsid w:val="009539EC"/>
    <w:rsid w:val="00956C78"/>
    <w:rsid w:val="0096148E"/>
    <w:rsid w:val="00961DCA"/>
    <w:rsid w:val="00966C6D"/>
    <w:rsid w:val="00970B0E"/>
    <w:rsid w:val="00971E8B"/>
    <w:rsid w:val="00973588"/>
    <w:rsid w:val="00980D8B"/>
    <w:rsid w:val="00980DAB"/>
    <w:rsid w:val="00981341"/>
    <w:rsid w:val="0098241A"/>
    <w:rsid w:val="009849E1"/>
    <w:rsid w:val="00985218"/>
    <w:rsid w:val="009859A4"/>
    <w:rsid w:val="00986C6B"/>
    <w:rsid w:val="00996540"/>
    <w:rsid w:val="0099659D"/>
    <w:rsid w:val="009A08F0"/>
    <w:rsid w:val="009A48EE"/>
    <w:rsid w:val="009A4C51"/>
    <w:rsid w:val="009A59D3"/>
    <w:rsid w:val="009A6E80"/>
    <w:rsid w:val="009A7A47"/>
    <w:rsid w:val="009B0A6C"/>
    <w:rsid w:val="009B0C04"/>
    <w:rsid w:val="009B27B6"/>
    <w:rsid w:val="009B4370"/>
    <w:rsid w:val="009B43A2"/>
    <w:rsid w:val="009B5C4D"/>
    <w:rsid w:val="009C10DB"/>
    <w:rsid w:val="009C1E63"/>
    <w:rsid w:val="009C256F"/>
    <w:rsid w:val="009C25D0"/>
    <w:rsid w:val="009C5E9F"/>
    <w:rsid w:val="009C6408"/>
    <w:rsid w:val="009C6C28"/>
    <w:rsid w:val="009C7DAA"/>
    <w:rsid w:val="009C7F3A"/>
    <w:rsid w:val="009D000E"/>
    <w:rsid w:val="009D147B"/>
    <w:rsid w:val="009D1A4F"/>
    <w:rsid w:val="009D2182"/>
    <w:rsid w:val="009D2413"/>
    <w:rsid w:val="009D4BAE"/>
    <w:rsid w:val="009D646B"/>
    <w:rsid w:val="009E2C4E"/>
    <w:rsid w:val="009F2D2A"/>
    <w:rsid w:val="009F366D"/>
    <w:rsid w:val="009F5B2A"/>
    <w:rsid w:val="009F6DFC"/>
    <w:rsid w:val="009F7065"/>
    <w:rsid w:val="009F7E37"/>
    <w:rsid w:val="00A04567"/>
    <w:rsid w:val="00A05EBD"/>
    <w:rsid w:val="00A06EC4"/>
    <w:rsid w:val="00A07AEA"/>
    <w:rsid w:val="00A126F5"/>
    <w:rsid w:val="00A1349D"/>
    <w:rsid w:val="00A144F7"/>
    <w:rsid w:val="00A17B78"/>
    <w:rsid w:val="00A21C7D"/>
    <w:rsid w:val="00A22784"/>
    <w:rsid w:val="00A238E8"/>
    <w:rsid w:val="00A27041"/>
    <w:rsid w:val="00A31E2A"/>
    <w:rsid w:val="00A33D1C"/>
    <w:rsid w:val="00A344FE"/>
    <w:rsid w:val="00A360F2"/>
    <w:rsid w:val="00A3756F"/>
    <w:rsid w:val="00A37780"/>
    <w:rsid w:val="00A40D2B"/>
    <w:rsid w:val="00A42CFB"/>
    <w:rsid w:val="00A47C86"/>
    <w:rsid w:val="00A47F85"/>
    <w:rsid w:val="00A50009"/>
    <w:rsid w:val="00A523FE"/>
    <w:rsid w:val="00A5267D"/>
    <w:rsid w:val="00A5413D"/>
    <w:rsid w:val="00A55706"/>
    <w:rsid w:val="00A5631B"/>
    <w:rsid w:val="00A5655E"/>
    <w:rsid w:val="00A6443A"/>
    <w:rsid w:val="00A656F6"/>
    <w:rsid w:val="00A674D6"/>
    <w:rsid w:val="00A71183"/>
    <w:rsid w:val="00A76315"/>
    <w:rsid w:val="00A81C7F"/>
    <w:rsid w:val="00A82052"/>
    <w:rsid w:val="00A857D4"/>
    <w:rsid w:val="00A85FDE"/>
    <w:rsid w:val="00A86F0D"/>
    <w:rsid w:val="00A873BC"/>
    <w:rsid w:val="00A874E3"/>
    <w:rsid w:val="00A906EF"/>
    <w:rsid w:val="00A92ED9"/>
    <w:rsid w:val="00A962DF"/>
    <w:rsid w:val="00AA60FC"/>
    <w:rsid w:val="00AB1F90"/>
    <w:rsid w:val="00AB3254"/>
    <w:rsid w:val="00AB5A6A"/>
    <w:rsid w:val="00AB726B"/>
    <w:rsid w:val="00AC41B6"/>
    <w:rsid w:val="00AC4CDC"/>
    <w:rsid w:val="00AC57E3"/>
    <w:rsid w:val="00AC5F18"/>
    <w:rsid w:val="00AD00EA"/>
    <w:rsid w:val="00AD2B7B"/>
    <w:rsid w:val="00AD3921"/>
    <w:rsid w:val="00AD57B5"/>
    <w:rsid w:val="00AD6951"/>
    <w:rsid w:val="00AE20DB"/>
    <w:rsid w:val="00AE54C7"/>
    <w:rsid w:val="00AE5E85"/>
    <w:rsid w:val="00AF0995"/>
    <w:rsid w:val="00AF0B37"/>
    <w:rsid w:val="00AF182B"/>
    <w:rsid w:val="00AF1C4B"/>
    <w:rsid w:val="00AF4EE4"/>
    <w:rsid w:val="00B00303"/>
    <w:rsid w:val="00B006D1"/>
    <w:rsid w:val="00B0444C"/>
    <w:rsid w:val="00B05E0F"/>
    <w:rsid w:val="00B0779C"/>
    <w:rsid w:val="00B10D82"/>
    <w:rsid w:val="00B12157"/>
    <w:rsid w:val="00B12C3B"/>
    <w:rsid w:val="00B15F09"/>
    <w:rsid w:val="00B2250C"/>
    <w:rsid w:val="00B2463C"/>
    <w:rsid w:val="00B24B10"/>
    <w:rsid w:val="00B304B8"/>
    <w:rsid w:val="00B31D72"/>
    <w:rsid w:val="00B32292"/>
    <w:rsid w:val="00B3660B"/>
    <w:rsid w:val="00B36884"/>
    <w:rsid w:val="00B42271"/>
    <w:rsid w:val="00B43C28"/>
    <w:rsid w:val="00B479E0"/>
    <w:rsid w:val="00B50254"/>
    <w:rsid w:val="00B5119A"/>
    <w:rsid w:val="00B51286"/>
    <w:rsid w:val="00B512A7"/>
    <w:rsid w:val="00B51A4B"/>
    <w:rsid w:val="00B55DE2"/>
    <w:rsid w:val="00B61EF1"/>
    <w:rsid w:val="00B66786"/>
    <w:rsid w:val="00B67956"/>
    <w:rsid w:val="00B67A27"/>
    <w:rsid w:val="00B7042C"/>
    <w:rsid w:val="00B7095C"/>
    <w:rsid w:val="00B737A1"/>
    <w:rsid w:val="00B74C65"/>
    <w:rsid w:val="00B7523D"/>
    <w:rsid w:val="00B762FA"/>
    <w:rsid w:val="00B76E06"/>
    <w:rsid w:val="00B77028"/>
    <w:rsid w:val="00B7711F"/>
    <w:rsid w:val="00B838E8"/>
    <w:rsid w:val="00B858B6"/>
    <w:rsid w:val="00B867EB"/>
    <w:rsid w:val="00B8724C"/>
    <w:rsid w:val="00B8758A"/>
    <w:rsid w:val="00B87AE5"/>
    <w:rsid w:val="00B91919"/>
    <w:rsid w:val="00B92E43"/>
    <w:rsid w:val="00B92F60"/>
    <w:rsid w:val="00B93336"/>
    <w:rsid w:val="00B93EBA"/>
    <w:rsid w:val="00B974EC"/>
    <w:rsid w:val="00B97FF4"/>
    <w:rsid w:val="00BA1585"/>
    <w:rsid w:val="00BA44B8"/>
    <w:rsid w:val="00BB042E"/>
    <w:rsid w:val="00BB2FDA"/>
    <w:rsid w:val="00BB318E"/>
    <w:rsid w:val="00BB4168"/>
    <w:rsid w:val="00BB6991"/>
    <w:rsid w:val="00BB783B"/>
    <w:rsid w:val="00BC13B7"/>
    <w:rsid w:val="00BC1B6E"/>
    <w:rsid w:val="00BC2935"/>
    <w:rsid w:val="00BC3552"/>
    <w:rsid w:val="00BC5F22"/>
    <w:rsid w:val="00BC7826"/>
    <w:rsid w:val="00BD20E2"/>
    <w:rsid w:val="00BD28DB"/>
    <w:rsid w:val="00BD47BC"/>
    <w:rsid w:val="00BE0C0B"/>
    <w:rsid w:val="00BE1B65"/>
    <w:rsid w:val="00BE2E2E"/>
    <w:rsid w:val="00BE716F"/>
    <w:rsid w:val="00BF5500"/>
    <w:rsid w:val="00BF5882"/>
    <w:rsid w:val="00C0681D"/>
    <w:rsid w:val="00C122C9"/>
    <w:rsid w:val="00C211C8"/>
    <w:rsid w:val="00C22DFE"/>
    <w:rsid w:val="00C274DF"/>
    <w:rsid w:val="00C32012"/>
    <w:rsid w:val="00C33442"/>
    <w:rsid w:val="00C33F52"/>
    <w:rsid w:val="00C34385"/>
    <w:rsid w:val="00C34E48"/>
    <w:rsid w:val="00C36080"/>
    <w:rsid w:val="00C36B40"/>
    <w:rsid w:val="00C3726E"/>
    <w:rsid w:val="00C4306A"/>
    <w:rsid w:val="00C45993"/>
    <w:rsid w:val="00C45A48"/>
    <w:rsid w:val="00C47551"/>
    <w:rsid w:val="00C47D41"/>
    <w:rsid w:val="00C50E63"/>
    <w:rsid w:val="00C533C1"/>
    <w:rsid w:val="00C53D0F"/>
    <w:rsid w:val="00C56EE7"/>
    <w:rsid w:val="00C60E1A"/>
    <w:rsid w:val="00C61AE1"/>
    <w:rsid w:val="00C62277"/>
    <w:rsid w:val="00C62DA8"/>
    <w:rsid w:val="00C65718"/>
    <w:rsid w:val="00C71A1F"/>
    <w:rsid w:val="00C71B6E"/>
    <w:rsid w:val="00C744C7"/>
    <w:rsid w:val="00C75E62"/>
    <w:rsid w:val="00C75F57"/>
    <w:rsid w:val="00C7698B"/>
    <w:rsid w:val="00C7706C"/>
    <w:rsid w:val="00C7D3A1"/>
    <w:rsid w:val="00C8555C"/>
    <w:rsid w:val="00C94818"/>
    <w:rsid w:val="00C9481B"/>
    <w:rsid w:val="00CA3D2B"/>
    <w:rsid w:val="00CA49B9"/>
    <w:rsid w:val="00CA6BD9"/>
    <w:rsid w:val="00CB245F"/>
    <w:rsid w:val="00CB3FCF"/>
    <w:rsid w:val="00CB4F5D"/>
    <w:rsid w:val="00CC151D"/>
    <w:rsid w:val="00CC1AFB"/>
    <w:rsid w:val="00CC1CD9"/>
    <w:rsid w:val="00CC24A3"/>
    <w:rsid w:val="00CC3EEE"/>
    <w:rsid w:val="00CC4B67"/>
    <w:rsid w:val="00CC7D48"/>
    <w:rsid w:val="00CD48A7"/>
    <w:rsid w:val="00CE68B6"/>
    <w:rsid w:val="00CE6B41"/>
    <w:rsid w:val="00CF0CF8"/>
    <w:rsid w:val="00CF1174"/>
    <w:rsid w:val="00CF42CF"/>
    <w:rsid w:val="00D00F49"/>
    <w:rsid w:val="00D04347"/>
    <w:rsid w:val="00D0677B"/>
    <w:rsid w:val="00D07F7D"/>
    <w:rsid w:val="00D11B73"/>
    <w:rsid w:val="00D1660E"/>
    <w:rsid w:val="00D17AF7"/>
    <w:rsid w:val="00D215E3"/>
    <w:rsid w:val="00D22C7E"/>
    <w:rsid w:val="00D24CC4"/>
    <w:rsid w:val="00D267A7"/>
    <w:rsid w:val="00D31EEA"/>
    <w:rsid w:val="00D3578A"/>
    <w:rsid w:val="00D35CF3"/>
    <w:rsid w:val="00D40BAA"/>
    <w:rsid w:val="00D42D93"/>
    <w:rsid w:val="00D4557B"/>
    <w:rsid w:val="00D47715"/>
    <w:rsid w:val="00D50F7F"/>
    <w:rsid w:val="00D54578"/>
    <w:rsid w:val="00D5637A"/>
    <w:rsid w:val="00D56AA1"/>
    <w:rsid w:val="00D570E6"/>
    <w:rsid w:val="00D607B9"/>
    <w:rsid w:val="00D60C2D"/>
    <w:rsid w:val="00D66942"/>
    <w:rsid w:val="00D6724F"/>
    <w:rsid w:val="00D71D41"/>
    <w:rsid w:val="00D75856"/>
    <w:rsid w:val="00D76783"/>
    <w:rsid w:val="00D77BA4"/>
    <w:rsid w:val="00D80D5D"/>
    <w:rsid w:val="00D833F1"/>
    <w:rsid w:val="00D840DC"/>
    <w:rsid w:val="00D8437B"/>
    <w:rsid w:val="00D85A84"/>
    <w:rsid w:val="00D90732"/>
    <w:rsid w:val="00D90CAD"/>
    <w:rsid w:val="00D912A4"/>
    <w:rsid w:val="00D9324A"/>
    <w:rsid w:val="00D94786"/>
    <w:rsid w:val="00D969EC"/>
    <w:rsid w:val="00DA2582"/>
    <w:rsid w:val="00DA2666"/>
    <w:rsid w:val="00DA2B29"/>
    <w:rsid w:val="00DA3EB4"/>
    <w:rsid w:val="00DA40DB"/>
    <w:rsid w:val="00DA53F8"/>
    <w:rsid w:val="00DB279F"/>
    <w:rsid w:val="00DB2C67"/>
    <w:rsid w:val="00DB3F7F"/>
    <w:rsid w:val="00DB7BBB"/>
    <w:rsid w:val="00DC037D"/>
    <w:rsid w:val="00DC0DB9"/>
    <w:rsid w:val="00DC2AF1"/>
    <w:rsid w:val="00DC3751"/>
    <w:rsid w:val="00DC7859"/>
    <w:rsid w:val="00DD2180"/>
    <w:rsid w:val="00DD279B"/>
    <w:rsid w:val="00DD2EF6"/>
    <w:rsid w:val="00DD3909"/>
    <w:rsid w:val="00DD3AE9"/>
    <w:rsid w:val="00DD6280"/>
    <w:rsid w:val="00DE32F9"/>
    <w:rsid w:val="00DE494C"/>
    <w:rsid w:val="00DE78F4"/>
    <w:rsid w:val="00DF26D7"/>
    <w:rsid w:val="00DF4EE2"/>
    <w:rsid w:val="00DF5E46"/>
    <w:rsid w:val="00E00919"/>
    <w:rsid w:val="00E017B9"/>
    <w:rsid w:val="00E07F13"/>
    <w:rsid w:val="00E10A0E"/>
    <w:rsid w:val="00E11FED"/>
    <w:rsid w:val="00E12287"/>
    <w:rsid w:val="00E13530"/>
    <w:rsid w:val="00E162EB"/>
    <w:rsid w:val="00E1662E"/>
    <w:rsid w:val="00E17E57"/>
    <w:rsid w:val="00E21BB5"/>
    <w:rsid w:val="00E222DE"/>
    <w:rsid w:val="00E223AE"/>
    <w:rsid w:val="00E2371A"/>
    <w:rsid w:val="00E2589D"/>
    <w:rsid w:val="00E2771B"/>
    <w:rsid w:val="00E31129"/>
    <w:rsid w:val="00E353F1"/>
    <w:rsid w:val="00E35ED6"/>
    <w:rsid w:val="00E366EF"/>
    <w:rsid w:val="00E37318"/>
    <w:rsid w:val="00E37971"/>
    <w:rsid w:val="00E4322C"/>
    <w:rsid w:val="00E45BAE"/>
    <w:rsid w:val="00E47369"/>
    <w:rsid w:val="00E53068"/>
    <w:rsid w:val="00E535C1"/>
    <w:rsid w:val="00E55462"/>
    <w:rsid w:val="00E60731"/>
    <w:rsid w:val="00E611A8"/>
    <w:rsid w:val="00E63664"/>
    <w:rsid w:val="00E64331"/>
    <w:rsid w:val="00E66CE4"/>
    <w:rsid w:val="00E76A9F"/>
    <w:rsid w:val="00E76B53"/>
    <w:rsid w:val="00E803F4"/>
    <w:rsid w:val="00E81EB3"/>
    <w:rsid w:val="00E85DF9"/>
    <w:rsid w:val="00E86E4B"/>
    <w:rsid w:val="00E8736F"/>
    <w:rsid w:val="00E87821"/>
    <w:rsid w:val="00E91F82"/>
    <w:rsid w:val="00E93599"/>
    <w:rsid w:val="00E94A64"/>
    <w:rsid w:val="00E96A6E"/>
    <w:rsid w:val="00E973A0"/>
    <w:rsid w:val="00EA12CA"/>
    <w:rsid w:val="00EA50BD"/>
    <w:rsid w:val="00EA7A47"/>
    <w:rsid w:val="00EA7CB3"/>
    <w:rsid w:val="00EB22F0"/>
    <w:rsid w:val="00EB2BE1"/>
    <w:rsid w:val="00EC0D63"/>
    <w:rsid w:val="00EC1C91"/>
    <w:rsid w:val="00EC2879"/>
    <w:rsid w:val="00EC3279"/>
    <w:rsid w:val="00EC6DDE"/>
    <w:rsid w:val="00EC71C2"/>
    <w:rsid w:val="00ED0417"/>
    <w:rsid w:val="00ED484E"/>
    <w:rsid w:val="00ED6620"/>
    <w:rsid w:val="00ED6E9E"/>
    <w:rsid w:val="00ED7214"/>
    <w:rsid w:val="00EE1282"/>
    <w:rsid w:val="00EE1A36"/>
    <w:rsid w:val="00EE29D2"/>
    <w:rsid w:val="00EE372B"/>
    <w:rsid w:val="00EE60ED"/>
    <w:rsid w:val="00EE64FC"/>
    <w:rsid w:val="00EE6AF8"/>
    <w:rsid w:val="00EF1138"/>
    <w:rsid w:val="00F02583"/>
    <w:rsid w:val="00F0374B"/>
    <w:rsid w:val="00F038D5"/>
    <w:rsid w:val="00F10041"/>
    <w:rsid w:val="00F167B8"/>
    <w:rsid w:val="00F231B7"/>
    <w:rsid w:val="00F23A52"/>
    <w:rsid w:val="00F263B1"/>
    <w:rsid w:val="00F26681"/>
    <w:rsid w:val="00F3220F"/>
    <w:rsid w:val="00F4169E"/>
    <w:rsid w:val="00F44E73"/>
    <w:rsid w:val="00F46B83"/>
    <w:rsid w:val="00F4760C"/>
    <w:rsid w:val="00F52293"/>
    <w:rsid w:val="00F52C37"/>
    <w:rsid w:val="00F557A8"/>
    <w:rsid w:val="00F55A16"/>
    <w:rsid w:val="00F6402D"/>
    <w:rsid w:val="00F6568B"/>
    <w:rsid w:val="00F67059"/>
    <w:rsid w:val="00F67F4F"/>
    <w:rsid w:val="00F704E3"/>
    <w:rsid w:val="00F71AF0"/>
    <w:rsid w:val="00F75B0A"/>
    <w:rsid w:val="00F82749"/>
    <w:rsid w:val="00F8582B"/>
    <w:rsid w:val="00F85BA3"/>
    <w:rsid w:val="00F904E7"/>
    <w:rsid w:val="00F90FD9"/>
    <w:rsid w:val="00F975AB"/>
    <w:rsid w:val="00FA68E1"/>
    <w:rsid w:val="00FA7452"/>
    <w:rsid w:val="00FA758A"/>
    <w:rsid w:val="00FB0E1B"/>
    <w:rsid w:val="00FB2E2E"/>
    <w:rsid w:val="00FC1DBB"/>
    <w:rsid w:val="00FC3F6A"/>
    <w:rsid w:val="00FD52AE"/>
    <w:rsid w:val="00FE0953"/>
    <w:rsid w:val="00FE2251"/>
    <w:rsid w:val="00FE2675"/>
    <w:rsid w:val="00FE7AB0"/>
    <w:rsid w:val="00FF252E"/>
    <w:rsid w:val="00FF3DD9"/>
    <w:rsid w:val="00FF746B"/>
    <w:rsid w:val="01434CD2"/>
    <w:rsid w:val="01892FD7"/>
    <w:rsid w:val="01B7D2D5"/>
    <w:rsid w:val="01EA163C"/>
    <w:rsid w:val="023323F6"/>
    <w:rsid w:val="02B0BC2E"/>
    <w:rsid w:val="03192F5F"/>
    <w:rsid w:val="0446D1E1"/>
    <w:rsid w:val="04D312E7"/>
    <w:rsid w:val="04EF7258"/>
    <w:rsid w:val="060DC024"/>
    <w:rsid w:val="06142A44"/>
    <w:rsid w:val="077517AF"/>
    <w:rsid w:val="07916AE0"/>
    <w:rsid w:val="08399E6D"/>
    <w:rsid w:val="08FF9B59"/>
    <w:rsid w:val="09E0655A"/>
    <w:rsid w:val="09F65383"/>
    <w:rsid w:val="0A3C6A76"/>
    <w:rsid w:val="0A550437"/>
    <w:rsid w:val="0AC122EC"/>
    <w:rsid w:val="0B2F1EFC"/>
    <w:rsid w:val="0B48E7EC"/>
    <w:rsid w:val="0B904DD0"/>
    <w:rsid w:val="0BCF0EE8"/>
    <w:rsid w:val="0C9C20DF"/>
    <w:rsid w:val="0DA3495E"/>
    <w:rsid w:val="0EE6CC00"/>
    <w:rsid w:val="102527B5"/>
    <w:rsid w:val="102B6EC1"/>
    <w:rsid w:val="10F8DFF3"/>
    <w:rsid w:val="113EF50F"/>
    <w:rsid w:val="12111C5F"/>
    <w:rsid w:val="121E82AE"/>
    <w:rsid w:val="138A04D5"/>
    <w:rsid w:val="13A16032"/>
    <w:rsid w:val="1450534A"/>
    <w:rsid w:val="1454AB18"/>
    <w:rsid w:val="14A7A8EC"/>
    <w:rsid w:val="153CED93"/>
    <w:rsid w:val="15834D1D"/>
    <w:rsid w:val="1637FB22"/>
    <w:rsid w:val="16A13A3E"/>
    <w:rsid w:val="16DD0A59"/>
    <w:rsid w:val="17A64412"/>
    <w:rsid w:val="17F6E357"/>
    <w:rsid w:val="18388DBC"/>
    <w:rsid w:val="18745D0D"/>
    <w:rsid w:val="18BE39AE"/>
    <w:rsid w:val="18EA8317"/>
    <w:rsid w:val="192E0453"/>
    <w:rsid w:val="1933C10C"/>
    <w:rsid w:val="1B717703"/>
    <w:rsid w:val="1BB0155C"/>
    <w:rsid w:val="1BF18D4D"/>
    <w:rsid w:val="1C52209A"/>
    <w:rsid w:val="1C90FCEA"/>
    <w:rsid w:val="1DD7E56F"/>
    <w:rsid w:val="1EEBBF9A"/>
    <w:rsid w:val="1FEA3C36"/>
    <w:rsid w:val="2061D645"/>
    <w:rsid w:val="21B89686"/>
    <w:rsid w:val="21CD76DB"/>
    <w:rsid w:val="22260AC3"/>
    <w:rsid w:val="22652581"/>
    <w:rsid w:val="2287DD3F"/>
    <w:rsid w:val="23333CB5"/>
    <w:rsid w:val="2373F507"/>
    <w:rsid w:val="23AE5DE2"/>
    <w:rsid w:val="25655025"/>
    <w:rsid w:val="2591DD7E"/>
    <w:rsid w:val="2607F91D"/>
    <w:rsid w:val="26B7BB99"/>
    <w:rsid w:val="27B3AA67"/>
    <w:rsid w:val="27BF32F6"/>
    <w:rsid w:val="27F307AB"/>
    <w:rsid w:val="289C2D1D"/>
    <w:rsid w:val="2A287ED4"/>
    <w:rsid w:val="2B20D7DA"/>
    <w:rsid w:val="2BE78D46"/>
    <w:rsid w:val="2C5B6003"/>
    <w:rsid w:val="2C7D6107"/>
    <w:rsid w:val="2C8AC2F1"/>
    <w:rsid w:val="2CF507EE"/>
    <w:rsid w:val="2D0C5A6B"/>
    <w:rsid w:val="2DB3CE39"/>
    <w:rsid w:val="2E7F9EF0"/>
    <w:rsid w:val="2ECA682C"/>
    <w:rsid w:val="2F2ABC0C"/>
    <w:rsid w:val="2FADD4F1"/>
    <w:rsid w:val="300A8553"/>
    <w:rsid w:val="30216938"/>
    <w:rsid w:val="30579BC8"/>
    <w:rsid w:val="30EE7EEA"/>
    <w:rsid w:val="31D1F727"/>
    <w:rsid w:val="32C03772"/>
    <w:rsid w:val="3304CA2D"/>
    <w:rsid w:val="3335F9DB"/>
    <w:rsid w:val="33D1B597"/>
    <w:rsid w:val="33DFEE3E"/>
    <w:rsid w:val="3477D650"/>
    <w:rsid w:val="34817B6E"/>
    <w:rsid w:val="34EA5212"/>
    <w:rsid w:val="34F4D352"/>
    <w:rsid w:val="357E31F1"/>
    <w:rsid w:val="37949008"/>
    <w:rsid w:val="38E7B9A0"/>
    <w:rsid w:val="3904AACD"/>
    <w:rsid w:val="3933737B"/>
    <w:rsid w:val="39E70E05"/>
    <w:rsid w:val="39F404E1"/>
    <w:rsid w:val="39FB35C5"/>
    <w:rsid w:val="3B4ECFAB"/>
    <w:rsid w:val="3C50B619"/>
    <w:rsid w:val="3D0A8E1D"/>
    <w:rsid w:val="3D103316"/>
    <w:rsid w:val="3D539E6D"/>
    <w:rsid w:val="3D7D46DC"/>
    <w:rsid w:val="3D8876F3"/>
    <w:rsid w:val="3E07FFD3"/>
    <w:rsid w:val="3E0B15CC"/>
    <w:rsid w:val="3E3E1DB8"/>
    <w:rsid w:val="3F42F15E"/>
    <w:rsid w:val="3F80D835"/>
    <w:rsid w:val="3F85FF2F"/>
    <w:rsid w:val="3FC6037B"/>
    <w:rsid w:val="3FF68BB1"/>
    <w:rsid w:val="4049CF55"/>
    <w:rsid w:val="4110B6CF"/>
    <w:rsid w:val="420F3EEB"/>
    <w:rsid w:val="422C3E18"/>
    <w:rsid w:val="4281B3A1"/>
    <w:rsid w:val="4365F6F9"/>
    <w:rsid w:val="4377E711"/>
    <w:rsid w:val="43A7134F"/>
    <w:rsid w:val="442016A7"/>
    <w:rsid w:val="45230C16"/>
    <w:rsid w:val="455EE600"/>
    <w:rsid w:val="456FAEE8"/>
    <w:rsid w:val="45C43CC2"/>
    <w:rsid w:val="467AA4EB"/>
    <w:rsid w:val="46922905"/>
    <w:rsid w:val="46DD7228"/>
    <w:rsid w:val="48AA6EA7"/>
    <w:rsid w:val="48C07577"/>
    <w:rsid w:val="48C75F78"/>
    <w:rsid w:val="490B7797"/>
    <w:rsid w:val="495677CF"/>
    <w:rsid w:val="4976A87C"/>
    <w:rsid w:val="49A25149"/>
    <w:rsid w:val="4A2B4A7C"/>
    <w:rsid w:val="4AC771FC"/>
    <w:rsid w:val="4B104E81"/>
    <w:rsid w:val="4B93D1CF"/>
    <w:rsid w:val="4BA8EB5A"/>
    <w:rsid w:val="4C307427"/>
    <w:rsid w:val="4C3354B1"/>
    <w:rsid w:val="4CF48E5D"/>
    <w:rsid w:val="4D9770E9"/>
    <w:rsid w:val="4E1A615B"/>
    <w:rsid w:val="4E77576B"/>
    <w:rsid w:val="4EAAA529"/>
    <w:rsid w:val="4ED8463A"/>
    <w:rsid w:val="50070E31"/>
    <w:rsid w:val="50D38A5F"/>
    <w:rsid w:val="5119723B"/>
    <w:rsid w:val="514595BC"/>
    <w:rsid w:val="5148AB9F"/>
    <w:rsid w:val="5286BB67"/>
    <w:rsid w:val="52EB2D52"/>
    <w:rsid w:val="539C976F"/>
    <w:rsid w:val="542EE59C"/>
    <w:rsid w:val="545E7BAA"/>
    <w:rsid w:val="5484E05A"/>
    <w:rsid w:val="54BBEEC2"/>
    <w:rsid w:val="54E1D835"/>
    <w:rsid w:val="5531A26E"/>
    <w:rsid w:val="553FA162"/>
    <w:rsid w:val="55703149"/>
    <w:rsid w:val="55B0BC60"/>
    <w:rsid w:val="56793FD9"/>
    <w:rsid w:val="56D12214"/>
    <w:rsid w:val="571FF594"/>
    <w:rsid w:val="57FC81A8"/>
    <w:rsid w:val="5802F769"/>
    <w:rsid w:val="5933364D"/>
    <w:rsid w:val="59A17D0B"/>
    <w:rsid w:val="5A00A710"/>
    <w:rsid w:val="5A3F163D"/>
    <w:rsid w:val="5C32181F"/>
    <w:rsid w:val="5C6A585A"/>
    <w:rsid w:val="5C74BE43"/>
    <w:rsid w:val="5CEFB806"/>
    <w:rsid w:val="5D57A9D8"/>
    <w:rsid w:val="5E2170D5"/>
    <w:rsid w:val="5E5A1FAC"/>
    <w:rsid w:val="5ECD62B8"/>
    <w:rsid w:val="5F24C231"/>
    <w:rsid w:val="5FCF94CC"/>
    <w:rsid w:val="605B94DE"/>
    <w:rsid w:val="6060BD84"/>
    <w:rsid w:val="6069AAB2"/>
    <w:rsid w:val="60AB4F71"/>
    <w:rsid w:val="60FC01CB"/>
    <w:rsid w:val="616A2476"/>
    <w:rsid w:val="62563533"/>
    <w:rsid w:val="628B8800"/>
    <w:rsid w:val="62D95A69"/>
    <w:rsid w:val="62DB4274"/>
    <w:rsid w:val="633A59FA"/>
    <w:rsid w:val="63555172"/>
    <w:rsid w:val="635EE85E"/>
    <w:rsid w:val="63C16DA4"/>
    <w:rsid w:val="64058A84"/>
    <w:rsid w:val="6445BDDB"/>
    <w:rsid w:val="655D3760"/>
    <w:rsid w:val="661AF423"/>
    <w:rsid w:val="66D9A0AB"/>
    <w:rsid w:val="66FDFD57"/>
    <w:rsid w:val="680ED9DB"/>
    <w:rsid w:val="6822F36B"/>
    <w:rsid w:val="683F009C"/>
    <w:rsid w:val="68A97C6F"/>
    <w:rsid w:val="68BC70E0"/>
    <w:rsid w:val="68CBF3CE"/>
    <w:rsid w:val="6930AEB5"/>
    <w:rsid w:val="693D20B9"/>
    <w:rsid w:val="6952CEBC"/>
    <w:rsid w:val="699AFDE5"/>
    <w:rsid w:val="6A4637DD"/>
    <w:rsid w:val="6AB7A055"/>
    <w:rsid w:val="6AE0A698"/>
    <w:rsid w:val="6AF67961"/>
    <w:rsid w:val="6B846743"/>
    <w:rsid w:val="6B87C0CD"/>
    <w:rsid w:val="6CE82B99"/>
    <w:rsid w:val="6CF95F70"/>
    <w:rsid w:val="6D24AE88"/>
    <w:rsid w:val="6E27DC18"/>
    <w:rsid w:val="6EFC61CF"/>
    <w:rsid w:val="6F383E83"/>
    <w:rsid w:val="70D52157"/>
    <w:rsid w:val="71C85605"/>
    <w:rsid w:val="71FCEE18"/>
    <w:rsid w:val="72756596"/>
    <w:rsid w:val="729F8335"/>
    <w:rsid w:val="73346783"/>
    <w:rsid w:val="7435DDC5"/>
    <w:rsid w:val="743DEDA3"/>
    <w:rsid w:val="744B921F"/>
    <w:rsid w:val="74D57919"/>
    <w:rsid w:val="75027768"/>
    <w:rsid w:val="75B47324"/>
    <w:rsid w:val="76230950"/>
    <w:rsid w:val="76390627"/>
    <w:rsid w:val="7664C224"/>
    <w:rsid w:val="7673F536"/>
    <w:rsid w:val="7689C123"/>
    <w:rsid w:val="76B9FB19"/>
    <w:rsid w:val="76BB1718"/>
    <w:rsid w:val="7728372D"/>
    <w:rsid w:val="774A7DCA"/>
    <w:rsid w:val="77706DCC"/>
    <w:rsid w:val="7798FCE5"/>
    <w:rsid w:val="78334D4A"/>
    <w:rsid w:val="7836B462"/>
    <w:rsid w:val="78CA8DD5"/>
    <w:rsid w:val="79013354"/>
    <w:rsid w:val="7967D70C"/>
    <w:rsid w:val="79C363F1"/>
    <w:rsid w:val="79F31627"/>
    <w:rsid w:val="7A1C775B"/>
    <w:rsid w:val="7AC1EA2B"/>
    <w:rsid w:val="7AF46AC8"/>
    <w:rsid w:val="7B1684E7"/>
    <w:rsid w:val="7B3B422D"/>
    <w:rsid w:val="7B3E16D7"/>
    <w:rsid w:val="7B3F6A9C"/>
    <w:rsid w:val="7B901935"/>
    <w:rsid w:val="7BD755CB"/>
    <w:rsid w:val="7C7C7E93"/>
    <w:rsid w:val="7D80E774"/>
    <w:rsid w:val="7DA33489"/>
    <w:rsid w:val="7DD7A388"/>
    <w:rsid w:val="7F2F18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2B0BC2E"/>
  <w15:chartTrackingRefBased/>
  <w15:docId w15:val="{8A990711-45BA-4B6A-A9BE-35038C83A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84E"/>
    <w:rPr>
      <w:color w:val="000000" w:themeColor="text1"/>
      <w:sz w:val="24"/>
    </w:rPr>
  </w:style>
  <w:style w:type="paragraph" w:styleId="Heading1">
    <w:name w:val="heading 1"/>
    <w:basedOn w:val="Normal"/>
    <w:next w:val="Normal"/>
    <w:link w:val="Heading1Char"/>
    <w:uiPriority w:val="9"/>
    <w:qFormat/>
    <w:rsid w:val="00CE6B41"/>
    <w:pPr>
      <w:keepNext/>
      <w:keepLines/>
      <w:pBdr>
        <w:bottom w:val="single" w:sz="8" w:space="0" w:color="E2DDF7" w:themeColor="accent1" w:themeTint="33"/>
      </w:pBdr>
      <w:spacing w:before="320" w:after="200" w:line="240" w:lineRule="auto"/>
      <w:outlineLvl w:val="0"/>
    </w:pPr>
    <w:rPr>
      <w:rFonts w:asciiTheme="majorHAnsi" w:eastAsiaTheme="majorEastAsia" w:hAnsiTheme="majorHAnsi" w:cs="Times New Roman (Headings CS)"/>
      <w:color w:val="178CDB"/>
      <w:spacing w:val="10"/>
      <w:sz w:val="32"/>
      <w:szCs w:val="36"/>
    </w:rPr>
  </w:style>
  <w:style w:type="paragraph" w:styleId="Heading2">
    <w:name w:val="heading 2"/>
    <w:basedOn w:val="Normal"/>
    <w:next w:val="Normal"/>
    <w:link w:val="Heading2Char"/>
    <w:uiPriority w:val="9"/>
    <w:semiHidden/>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semiHidden/>
    <w:qFormat/>
    <w:pPr>
      <w:keepNext/>
      <w:keepLines/>
      <w:spacing w:before="40" w:after="0"/>
      <w:outlineLvl w:val="2"/>
    </w:pPr>
    <w:rPr>
      <w:b/>
      <w:bCs/>
      <w:i/>
      <w:iCs/>
      <w:szCs w:val="24"/>
    </w:rPr>
  </w:style>
  <w:style w:type="paragraph" w:styleId="Heading4">
    <w:name w:val="heading 4"/>
    <w:basedOn w:val="Normal"/>
    <w:next w:val="Normal"/>
    <w:link w:val="Heading4Char"/>
    <w:uiPriority w:val="9"/>
    <w:semiHidden/>
    <w:qFormat/>
    <w:pPr>
      <w:keepNext/>
      <w:keepLines/>
      <w:spacing w:before="40" w:after="0"/>
      <w:outlineLvl w:val="3"/>
    </w:pPr>
    <w:rPr>
      <w:rFonts w:asciiTheme="majorHAnsi" w:eastAsiaTheme="majorEastAsia" w:hAnsiTheme="majorHAnsi" w:cstheme="majorBidi"/>
      <w:i/>
      <w:iCs/>
      <w:color w:val="462AB5" w:themeColor="accent1" w:themeShade="BF"/>
    </w:rPr>
  </w:style>
  <w:style w:type="paragraph" w:styleId="Heading5">
    <w:name w:val="heading 5"/>
    <w:basedOn w:val="Normal"/>
    <w:next w:val="Normal"/>
    <w:link w:val="Heading5Char"/>
    <w:uiPriority w:val="9"/>
    <w:semiHidden/>
    <w:qFormat/>
    <w:rsid w:val="005A2DD8"/>
    <w:pPr>
      <w:keepNext/>
      <w:keepLines/>
      <w:spacing w:before="40" w:after="0"/>
      <w:outlineLvl w:val="4"/>
    </w:pPr>
    <w:rPr>
      <w:rFonts w:asciiTheme="majorHAnsi" w:eastAsiaTheme="majorEastAsia" w:hAnsiTheme="majorHAnsi" w:cstheme="majorBidi"/>
      <w:color w:val="462AB5" w:themeColor="accent1" w:themeShade="BF"/>
    </w:rPr>
  </w:style>
  <w:style w:type="paragraph" w:styleId="Heading6">
    <w:name w:val="heading 6"/>
    <w:basedOn w:val="Normal"/>
    <w:next w:val="Normal"/>
    <w:link w:val="Heading6Char"/>
    <w:uiPriority w:val="9"/>
    <w:semiHidden/>
    <w:qFormat/>
    <w:rsid w:val="005A2DD8"/>
    <w:pPr>
      <w:keepNext/>
      <w:keepLines/>
      <w:spacing w:before="40" w:after="0"/>
      <w:outlineLvl w:val="5"/>
    </w:pPr>
    <w:rPr>
      <w:rFonts w:asciiTheme="majorHAnsi" w:eastAsiaTheme="majorEastAsia" w:hAnsiTheme="majorHAnsi" w:cstheme="majorBidi"/>
      <w:color w:val="2E1C78" w:themeColor="accent1" w:themeShade="7F"/>
    </w:rPr>
  </w:style>
  <w:style w:type="paragraph" w:styleId="Heading7">
    <w:name w:val="heading 7"/>
    <w:basedOn w:val="Normal"/>
    <w:next w:val="Normal"/>
    <w:link w:val="Heading7Char"/>
    <w:uiPriority w:val="9"/>
    <w:semiHidden/>
    <w:qFormat/>
    <w:rsid w:val="005A2DD8"/>
    <w:pPr>
      <w:keepNext/>
      <w:keepLines/>
      <w:spacing w:before="40" w:after="0"/>
      <w:outlineLvl w:val="6"/>
    </w:pPr>
    <w:rPr>
      <w:rFonts w:asciiTheme="majorHAnsi" w:eastAsiaTheme="majorEastAsia" w:hAnsiTheme="majorHAnsi" w:cstheme="majorBidi"/>
      <w:i/>
      <w:iCs/>
      <w:color w:val="2E1C78" w:themeColor="accent1" w:themeShade="7F"/>
    </w:rPr>
  </w:style>
  <w:style w:type="paragraph" w:styleId="Heading8">
    <w:name w:val="heading 8"/>
    <w:basedOn w:val="Normal"/>
    <w:next w:val="Normal"/>
    <w:link w:val="Heading8Char"/>
    <w:uiPriority w:val="9"/>
    <w:semiHidden/>
    <w:qFormat/>
    <w:rsid w:val="005A2DD8"/>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5A2DD8"/>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sid w:val="005A2DD8"/>
    <w:rPr>
      <w:color w:val="462AB5" w:themeColor="accent1" w:themeShade="BF"/>
    </w:rPr>
  </w:style>
  <w:style w:type="paragraph" w:styleId="Title">
    <w:name w:val="Title"/>
    <w:basedOn w:val="Normal"/>
    <w:next w:val="Normal"/>
    <w:link w:val="TitleChar"/>
    <w:uiPriority w:val="2"/>
    <w:qFormat/>
    <w:rsid w:val="00843D61"/>
    <w:pPr>
      <w:spacing w:after="0" w:line="180" w:lineRule="auto"/>
    </w:pPr>
    <w:rPr>
      <w:rFonts w:asciiTheme="majorHAnsi" w:eastAsiaTheme="majorEastAsia" w:hAnsiTheme="majorHAnsi" w:cstheme="majorBidi"/>
      <w:b/>
      <w:color w:val="178CDB"/>
      <w:kern w:val="28"/>
      <w:sz w:val="80"/>
      <w:szCs w:val="62"/>
    </w:rPr>
  </w:style>
  <w:style w:type="character" w:customStyle="1" w:styleId="TitleChar">
    <w:name w:val="Title Char"/>
    <w:basedOn w:val="DefaultParagraphFont"/>
    <w:link w:val="Title"/>
    <w:uiPriority w:val="2"/>
    <w:rsid w:val="00843D61"/>
    <w:rPr>
      <w:rFonts w:asciiTheme="majorHAnsi" w:eastAsiaTheme="majorEastAsia" w:hAnsiTheme="majorHAnsi" w:cstheme="majorBidi"/>
      <w:b/>
      <w:color w:val="178CDB"/>
      <w:kern w:val="28"/>
      <w:sz w:val="80"/>
      <w:szCs w:val="62"/>
    </w:rPr>
  </w:style>
  <w:style w:type="paragraph" w:styleId="Subtitle">
    <w:name w:val="Subtitle"/>
    <w:basedOn w:val="Normal"/>
    <w:next w:val="Normal"/>
    <w:link w:val="SubtitleChar"/>
    <w:uiPriority w:val="3"/>
    <w:qFormat/>
    <w:rsid w:val="00843D61"/>
    <w:pPr>
      <w:numPr>
        <w:ilvl w:val="1"/>
      </w:numPr>
      <w:spacing w:before="320" w:line="240" w:lineRule="auto"/>
    </w:pPr>
    <w:rPr>
      <w:rFonts w:asciiTheme="majorHAnsi" w:hAnsiTheme="majorHAnsi" w:cs="Times New Roman (Body CS)"/>
      <w:bCs/>
      <w:color w:val="1376B9"/>
      <w:spacing w:val="10"/>
      <w:szCs w:val="28"/>
    </w:rPr>
  </w:style>
  <w:style w:type="character" w:customStyle="1" w:styleId="SubtitleChar">
    <w:name w:val="Subtitle Char"/>
    <w:basedOn w:val="DefaultParagraphFont"/>
    <w:link w:val="Subtitle"/>
    <w:uiPriority w:val="3"/>
    <w:rsid w:val="00843D61"/>
    <w:rPr>
      <w:rFonts w:asciiTheme="majorHAnsi" w:hAnsiTheme="majorHAnsi" w:cs="Times New Roman (Body CS)"/>
      <w:bCs/>
      <w:color w:val="1376B9"/>
      <w:spacing w:val="10"/>
      <w:sz w:val="16"/>
      <w:szCs w:val="28"/>
    </w:rPr>
  </w:style>
  <w:style w:type="paragraph" w:styleId="NoSpacing">
    <w:name w:val="No Spacing"/>
    <w:uiPriority w:val="1"/>
    <w:qFormat/>
    <w:rsid w:val="00437840"/>
    <w:pPr>
      <w:spacing w:before="60" w:after="0" w:line="240" w:lineRule="auto"/>
    </w:pPr>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6B41"/>
    <w:rPr>
      <w:rFonts w:asciiTheme="majorHAnsi" w:eastAsiaTheme="majorEastAsia" w:hAnsiTheme="majorHAnsi" w:cs="Times New Roman (Headings CS)"/>
      <w:color w:val="178CDB"/>
      <w:spacing w:val="10"/>
      <w:sz w:val="32"/>
      <w:szCs w:val="36"/>
    </w:rPr>
  </w:style>
  <w:style w:type="character" w:customStyle="1" w:styleId="Heading2Char">
    <w:name w:val="Heading 2 Char"/>
    <w:basedOn w:val="DefaultParagraphFont"/>
    <w:link w:val="Heading2"/>
    <w:uiPriority w:val="9"/>
    <w:semiHidden/>
    <w:rsid w:val="00980DAB"/>
    <w:rPr>
      <w:b/>
      <w:bCs/>
      <w:color w:val="000000" w:themeColor="text1"/>
      <w:sz w:val="26"/>
      <w:szCs w:val="26"/>
    </w:rPr>
  </w:style>
  <w:style w:type="character" w:customStyle="1" w:styleId="Heading3Char">
    <w:name w:val="Heading 3 Char"/>
    <w:basedOn w:val="DefaultParagraphFont"/>
    <w:link w:val="Heading3"/>
    <w:uiPriority w:val="9"/>
    <w:semiHidden/>
    <w:rsid w:val="00980DAB"/>
    <w:rPr>
      <w:b/>
      <w:bCs/>
      <w:i/>
      <w:iCs/>
      <w:color w:val="000000" w:themeColor="text1"/>
      <w:sz w:val="24"/>
      <w:szCs w:val="24"/>
    </w:rPr>
  </w:style>
  <w:style w:type="paragraph" w:styleId="Header">
    <w:name w:val="header"/>
    <w:basedOn w:val="Normal"/>
    <w:link w:val="HeaderChar"/>
    <w:uiPriority w:val="99"/>
    <w:semiHidden/>
    <w:pPr>
      <w:tabs>
        <w:tab w:val="center" w:pos="4680"/>
        <w:tab w:val="right" w:pos="9360"/>
      </w:tabs>
      <w:spacing w:after="0" w:line="240" w:lineRule="auto"/>
    </w:p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E2DDF7"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Cs w:val="16"/>
    </w:rPr>
  </w:style>
  <w:style w:type="paragraph" w:customStyle="1" w:styleId="Icon">
    <w:name w:val="Icon"/>
    <w:basedOn w:val="Normal"/>
    <w:uiPriority w:val="99"/>
    <w:semiHidden/>
    <w:qFormat/>
    <w:pPr>
      <w:spacing w:before="160" w:after="160" w:line="240" w:lineRule="auto"/>
      <w:jc w:val="center"/>
    </w:pPr>
  </w:style>
  <w:style w:type="character" w:customStyle="1" w:styleId="Heading4Char">
    <w:name w:val="Heading 4 Char"/>
    <w:basedOn w:val="DefaultParagraphFont"/>
    <w:link w:val="Heading4"/>
    <w:uiPriority w:val="9"/>
    <w:semiHidden/>
    <w:rsid w:val="00980DAB"/>
    <w:rPr>
      <w:rFonts w:asciiTheme="majorHAnsi" w:eastAsiaTheme="majorEastAsia" w:hAnsiTheme="majorHAnsi" w:cstheme="majorBidi"/>
      <w:i/>
      <w:iCs/>
      <w:color w:val="462AB5" w:themeColor="accent1" w:themeShade="BF"/>
      <w:sz w:val="16"/>
    </w:rPr>
  </w:style>
  <w:style w:type="table" w:customStyle="1" w:styleId="SOWTable">
    <w:name w:val="SOW Table"/>
    <w:basedOn w:val="TableNormal"/>
    <w:uiPriority w:val="99"/>
    <w:rsid w:val="005A2DD8"/>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tcBorders>
          <w:top w:val="nil"/>
          <w:left w:val="nil"/>
          <w:bottom w:val="nil"/>
          <w:right w:val="nil"/>
          <w:insideH w:val="nil"/>
          <w:insideV w:val="nil"/>
          <w:tl2br w:val="nil"/>
          <w:tr2bl w:val="nil"/>
        </w:tcBorders>
        <w:shd w:val="clear" w:color="auto" w:fill="462AB5" w:themeFill="accent1" w:themeFillShade="BF"/>
      </w:tcPr>
    </w:tblStylePr>
    <w:tblStylePr w:type="lastRow">
      <w:rPr>
        <w:rFonts w:asciiTheme="majorHAnsi" w:hAnsiTheme="majorHAnsi"/>
        <w:b/>
        <w:caps/>
        <w:smallCaps w:val="0"/>
        <w:color w:val="6F55D7"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styleId="TOC3">
    <w:name w:val="toc 3"/>
    <w:basedOn w:val="Normal"/>
    <w:next w:val="Normal"/>
    <w:autoRedefine/>
    <w:uiPriority w:val="39"/>
    <w:unhideWhenUsed/>
    <w:pPr>
      <w:spacing w:after="0"/>
      <w:ind w:left="320"/>
    </w:pPr>
    <w:rPr>
      <w:i/>
      <w:iCs/>
      <w:sz w:val="20"/>
    </w:rPr>
  </w:style>
  <w:style w:type="paragraph" w:styleId="TOC4">
    <w:name w:val="toc 4"/>
    <w:basedOn w:val="Normal"/>
    <w:next w:val="Normal"/>
    <w:autoRedefine/>
    <w:uiPriority w:val="39"/>
    <w:unhideWhenUsed/>
    <w:pPr>
      <w:spacing w:after="0"/>
      <w:ind w:left="480"/>
    </w:pPr>
    <w:rPr>
      <w:sz w:val="18"/>
      <w:szCs w:val="18"/>
    </w:rPr>
  </w:style>
  <w:style w:type="table" w:customStyle="1" w:styleId="LayoutTable">
    <w:name w:val="Layout Table"/>
    <w:basedOn w:val="TableNormal"/>
    <w:uiPriority w:val="99"/>
    <w:pPr>
      <w:spacing w:before="60" w:after="0" w:line="240" w:lineRule="auto"/>
      <w:ind w:left="144" w:right="144"/>
    </w:pPr>
    <w:tblPr>
      <w:tblCellMar>
        <w:left w:w="0" w:type="dxa"/>
        <w:right w:w="0" w:type="dxa"/>
      </w:tblCellMar>
    </w:tblPr>
  </w:style>
  <w:style w:type="paragraph" w:customStyle="1" w:styleId="FormHeading">
    <w:name w:val="Form Heading"/>
    <w:basedOn w:val="Normal"/>
    <w:next w:val="Normal"/>
    <w:uiPriority w:val="2"/>
    <w:qFormat/>
    <w:rsid w:val="00053ACA"/>
    <w:pPr>
      <w:spacing w:before="80" w:after="60" w:line="240" w:lineRule="auto"/>
    </w:pPr>
    <w:rPr>
      <w:rFonts w:asciiTheme="majorHAnsi" w:eastAsiaTheme="majorEastAsia" w:hAnsiTheme="majorHAnsi" w:cs="Times New Roman (Headings CS)"/>
      <w:caps/>
      <w:color w:val="178CDB"/>
      <w:spacing w:val="10"/>
    </w:rPr>
  </w:style>
  <w:style w:type="paragraph" w:customStyle="1" w:styleId="Name">
    <w:name w:val="Name"/>
    <w:basedOn w:val="Normal"/>
    <w:uiPriority w:val="2"/>
    <w:semiHidden/>
    <w:qFormat/>
    <w:rsid w:val="009426BF"/>
    <w:pPr>
      <w:spacing w:before="240" w:after="120" w:line="240" w:lineRule="auto"/>
    </w:pPr>
    <w:rPr>
      <w:rFonts w:asciiTheme="majorHAnsi" w:eastAsiaTheme="majorEastAsia" w:hAnsiTheme="majorHAnsi" w:cstheme="majorBidi"/>
      <w:color w:val="462AB5" w:themeColor="accent1" w:themeShade="BF"/>
      <w:sz w:val="44"/>
      <w:szCs w:val="36"/>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character" w:styleId="Strong">
    <w:name w:val="Strong"/>
    <w:basedOn w:val="DefaultParagraphFont"/>
    <w:uiPriority w:val="10"/>
    <w:qFormat/>
    <w:rPr>
      <w:b/>
      <w:bCs/>
    </w:rPr>
  </w:style>
  <w:style w:type="paragraph" w:styleId="Closing">
    <w:name w:val="Closing"/>
    <w:basedOn w:val="Normal"/>
    <w:link w:val="ClosingChar"/>
    <w:uiPriority w:val="11"/>
    <w:unhideWhenUsed/>
    <w:qFormat/>
    <w:pPr>
      <w:spacing w:before="720" w:after="0" w:line="240" w:lineRule="auto"/>
    </w:pPr>
  </w:style>
  <w:style w:type="character" w:customStyle="1" w:styleId="ClosingChar">
    <w:name w:val="Closing Char"/>
    <w:basedOn w:val="DefaultParagraphFont"/>
    <w:link w:val="Closing"/>
    <w:uiPriority w:val="11"/>
  </w:style>
  <w:style w:type="table" w:customStyle="1" w:styleId="SignatureTable">
    <w:name w:val="Signature Table"/>
    <w:basedOn w:val="TableNormal"/>
    <w:uiPriority w:val="99"/>
    <w:pPr>
      <w:spacing w:after="0" w:line="240" w:lineRule="auto"/>
    </w:pPr>
    <w:tblPr/>
  </w:style>
  <w:style w:type="paragraph" w:styleId="ListBullet">
    <w:name w:val="List Bullet"/>
    <w:basedOn w:val="Normal"/>
    <w:uiPriority w:val="4"/>
    <w:unhideWhenUsed/>
    <w:qFormat/>
    <w:pPr>
      <w:numPr>
        <w:numId w:val="4"/>
      </w:numPr>
      <w:contextualSpacing/>
    </w:pPr>
  </w:style>
  <w:style w:type="character" w:customStyle="1" w:styleId="HeaderChar">
    <w:name w:val="Header Char"/>
    <w:basedOn w:val="DefaultParagraphFont"/>
    <w:link w:val="Header"/>
    <w:uiPriority w:val="99"/>
    <w:semiHidden/>
    <w:rsid w:val="00980DAB"/>
    <w:rPr>
      <w:color w:val="000000" w:themeColor="text1"/>
      <w:sz w:val="16"/>
    </w:rPr>
  </w:style>
  <w:style w:type="paragraph" w:styleId="Footer">
    <w:name w:val="footer"/>
    <w:basedOn w:val="Normal"/>
    <w:link w:val="FooterChar"/>
    <w:uiPriority w:val="99"/>
    <w:unhideWhenUsed/>
    <w:qFormat/>
    <w:pPr>
      <w:spacing w:after="0" w:line="240" w:lineRule="auto"/>
    </w:pPr>
    <w:rPr>
      <w:i/>
      <w:iCs/>
      <w:sz w:val="18"/>
      <w:szCs w:val="18"/>
    </w:rPr>
  </w:style>
  <w:style w:type="character" w:customStyle="1" w:styleId="FooterChar">
    <w:name w:val="Footer Char"/>
    <w:basedOn w:val="DefaultParagraphFont"/>
    <w:link w:val="Footer"/>
    <w:uiPriority w:val="99"/>
    <w:rPr>
      <w:i/>
      <w:iCs/>
      <w:sz w:val="18"/>
      <w:szCs w:val="18"/>
    </w:rPr>
  </w:style>
  <w:style w:type="character" w:customStyle="1" w:styleId="Heading5Char">
    <w:name w:val="Heading 5 Char"/>
    <w:basedOn w:val="DefaultParagraphFont"/>
    <w:link w:val="Heading5"/>
    <w:uiPriority w:val="9"/>
    <w:semiHidden/>
    <w:rsid w:val="00980DAB"/>
    <w:rPr>
      <w:rFonts w:asciiTheme="majorHAnsi" w:eastAsiaTheme="majorEastAsia" w:hAnsiTheme="majorHAnsi" w:cstheme="majorBidi"/>
      <w:color w:val="462AB5" w:themeColor="accent1" w:themeShade="BF"/>
      <w:sz w:val="16"/>
    </w:rPr>
  </w:style>
  <w:style w:type="character" w:customStyle="1" w:styleId="Heading6Char">
    <w:name w:val="Heading 6 Char"/>
    <w:basedOn w:val="DefaultParagraphFont"/>
    <w:link w:val="Heading6"/>
    <w:uiPriority w:val="9"/>
    <w:semiHidden/>
    <w:rsid w:val="00980DAB"/>
    <w:rPr>
      <w:rFonts w:asciiTheme="majorHAnsi" w:eastAsiaTheme="majorEastAsia" w:hAnsiTheme="majorHAnsi" w:cstheme="majorBidi"/>
      <w:color w:val="2E1C78" w:themeColor="accent1" w:themeShade="7F"/>
      <w:sz w:val="16"/>
    </w:rPr>
  </w:style>
  <w:style w:type="character" w:customStyle="1" w:styleId="Heading7Char">
    <w:name w:val="Heading 7 Char"/>
    <w:basedOn w:val="DefaultParagraphFont"/>
    <w:link w:val="Heading7"/>
    <w:uiPriority w:val="9"/>
    <w:semiHidden/>
    <w:rsid w:val="00980DAB"/>
    <w:rPr>
      <w:rFonts w:asciiTheme="majorHAnsi" w:eastAsiaTheme="majorEastAsia" w:hAnsiTheme="majorHAnsi" w:cstheme="majorBidi"/>
      <w:i/>
      <w:iCs/>
      <w:color w:val="2E1C78" w:themeColor="accent1" w:themeShade="7F"/>
      <w:sz w:val="16"/>
    </w:rPr>
  </w:style>
  <w:style w:type="character" w:customStyle="1" w:styleId="Heading8Char">
    <w:name w:val="Heading 8 Char"/>
    <w:basedOn w:val="DefaultParagraphFont"/>
    <w:link w:val="Heading8"/>
    <w:uiPriority w:val="9"/>
    <w:semiHidden/>
    <w:rsid w:val="00980DAB"/>
    <w:rPr>
      <w:rFonts w:asciiTheme="majorHAnsi" w:eastAsiaTheme="majorEastAsia" w:hAnsiTheme="majorHAnsi" w:cstheme="majorBidi"/>
      <w:color w:val="272727" w:themeColor="text1" w:themeTint="D8"/>
      <w:sz w:val="16"/>
      <w:szCs w:val="21"/>
    </w:rPr>
  </w:style>
  <w:style w:type="character" w:customStyle="1" w:styleId="Heading9Char">
    <w:name w:val="Heading 9 Char"/>
    <w:basedOn w:val="DefaultParagraphFont"/>
    <w:link w:val="Heading9"/>
    <w:uiPriority w:val="9"/>
    <w:semiHidden/>
    <w:rsid w:val="00980DAB"/>
    <w:rPr>
      <w:rFonts w:asciiTheme="majorHAnsi" w:eastAsiaTheme="majorEastAsia" w:hAnsiTheme="majorHAnsi" w:cstheme="majorBidi"/>
      <w:i/>
      <w:iCs/>
      <w:color w:val="272727" w:themeColor="text1" w:themeTint="D8"/>
      <w:sz w:val="16"/>
      <w:szCs w:val="21"/>
    </w:rPr>
  </w:style>
  <w:style w:type="character" w:styleId="IntenseEmphasis">
    <w:name w:val="Intense Emphasis"/>
    <w:basedOn w:val="DefaultParagraphFont"/>
    <w:uiPriority w:val="21"/>
    <w:semiHidden/>
    <w:unhideWhenUsed/>
    <w:qFormat/>
    <w:rsid w:val="005A2DD8"/>
    <w:rPr>
      <w:i/>
      <w:iCs/>
      <w:color w:val="462AB5" w:themeColor="accent1" w:themeShade="BF"/>
    </w:rPr>
  </w:style>
  <w:style w:type="paragraph" w:styleId="IntenseQuote">
    <w:name w:val="Intense Quote"/>
    <w:basedOn w:val="Normal"/>
    <w:next w:val="Normal"/>
    <w:link w:val="IntenseQuoteChar"/>
    <w:uiPriority w:val="30"/>
    <w:semiHidden/>
    <w:unhideWhenUsed/>
    <w:qFormat/>
    <w:rsid w:val="005A2DD8"/>
    <w:pPr>
      <w:pBdr>
        <w:top w:val="single" w:sz="4" w:space="10" w:color="462AB5" w:themeColor="accent1" w:themeShade="BF"/>
        <w:bottom w:val="single" w:sz="4" w:space="10" w:color="462AB5" w:themeColor="accent1" w:themeShade="BF"/>
      </w:pBdr>
      <w:spacing w:before="360" w:after="360"/>
      <w:ind w:left="864" w:right="864"/>
      <w:jc w:val="center"/>
    </w:pPr>
    <w:rPr>
      <w:i/>
      <w:iCs/>
      <w:color w:val="462AB5" w:themeColor="accent1" w:themeShade="BF"/>
    </w:rPr>
  </w:style>
  <w:style w:type="character" w:customStyle="1" w:styleId="IntenseQuoteChar">
    <w:name w:val="Intense Quote Char"/>
    <w:basedOn w:val="DefaultParagraphFont"/>
    <w:link w:val="IntenseQuote"/>
    <w:uiPriority w:val="30"/>
    <w:semiHidden/>
    <w:rsid w:val="005A2DD8"/>
    <w:rPr>
      <w:i/>
      <w:iCs/>
      <w:color w:val="462AB5" w:themeColor="accent1" w:themeShade="BF"/>
    </w:rPr>
  </w:style>
  <w:style w:type="character" w:styleId="IntenseReference">
    <w:name w:val="Intense Reference"/>
    <w:basedOn w:val="DefaultParagraphFont"/>
    <w:uiPriority w:val="32"/>
    <w:semiHidden/>
    <w:unhideWhenUsed/>
    <w:qFormat/>
    <w:rsid w:val="005A2DD8"/>
    <w:rPr>
      <w:b/>
      <w:bCs/>
      <w:caps w:val="0"/>
      <w:smallCaps/>
      <w:color w:val="462AB5" w:themeColor="accent1" w:themeShade="BF"/>
      <w:spacing w:val="5"/>
    </w:rPr>
  </w:style>
  <w:style w:type="paragraph" w:styleId="BlockText">
    <w:name w:val="Block Text"/>
    <w:basedOn w:val="Normal"/>
    <w:uiPriority w:val="99"/>
    <w:semiHidden/>
    <w:unhideWhenUsed/>
    <w:rsid w:val="005A2DD8"/>
    <w:pPr>
      <w:pBdr>
        <w:top w:val="single" w:sz="2" w:space="10" w:color="462AB5" w:themeColor="accent1" w:themeShade="BF"/>
        <w:left w:val="single" w:sz="2" w:space="10" w:color="462AB5" w:themeColor="accent1" w:themeShade="BF"/>
        <w:bottom w:val="single" w:sz="2" w:space="10" w:color="462AB5" w:themeColor="accent1" w:themeShade="BF"/>
        <w:right w:val="single" w:sz="2" w:space="10" w:color="462AB5" w:themeColor="accent1" w:themeShade="BF"/>
      </w:pBdr>
      <w:ind w:left="1152" w:right="1152"/>
    </w:pPr>
    <w:rPr>
      <w:i/>
      <w:iCs/>
      <w:color w:val="462AB5" w:themeColor="accent1" w:themeShade="BF"/>
    </w:rPr>
  </w:style>
  <w:style w:type="character" w:styleId="FollowedHyperlink">
    <w:name w:val="FollowedHyperlink"/>
    <w:basedOn w:val="DefaultParagraphFont"/>
    <w:uiPriority w:val="99"/>
    <w:semiHidden/>
    <w:unhideWhenUsed/>
    <w:rsid w:val="005A2DD8"/>
    <w:rPr>
      <w:color w:val="EA2513" w:themeColor="accent5" w:themeShade="BF"/>
      <w:u w:val="single"/>
    </w:rPr>
  </w:style>
  <w:style w:type="character" w:styleId="Hyperlink">
    <w:name w:val="Hyperlink"/>
    <w:basedOn w:val="DefaultParagraphFont"/>
    <w:uiPriority w:val="99"/>
    <w:unhideWhenUsed/>
    <w:rsid w:val="005A2DD8"/>
    <w:rPr>
      <w:color w:val="0B94DF" w:themeColor="accent4" w:themeShade="80"/>
      <w:u w:val="single"/>
    </w:rPr>
  </w:style>
  <w:style w:type="character" w:customStyle="1" w:styleId="UnresolvedMention1">
    <w:name w:val="Unresolved Mention1"/>
    <w:basedOn w:val="DefaultParagraphFont"/>
    <w:uiPriority w:val="99"/>
    <w:semiHidden/>
    <w:unhideWhenUsed/>
    <w:rsid w:val="005A2DD8"/>
    <w:rPr>
      <w:color w:val="595959" w:themeColor="text1" w:themeTint="A6"/>
      <w:shd w:val="clear" w:color="auto" w:fill="E1DFDD"/>
    </w:rPr>
  </w:style>
  <w:style w:type="paragraph" w:customStyle="1" w:styleId="TableHeader">
    <w:name w:val="Table Header"/>
    <w:basedOn w:val="Normal"/>
    <w:qFormat/>
    <w:rsid w:val="00F704E3"/>
    <w:pPr>
      <w:spacing w:before="60" w:after="60" w:line="240" w:lineRule="auto"/>
    </w:pPr>
    <w:rPr>
      <w:rFonts w:asciiTheme="majorHAnsi" w:hAnsiTheme="majorHAnsi" w:cs="Times New Roman (Body CS)"/>
      <w:caps/>
      <w:spacing w:val="10"/>
    </w:rPr>
  </w:style>
  <w:style w:type="paragraph" w:styleId="TOC1">
    <w:name w:val="toc 1"/>
    <w:basedOn w:val="Normal"/>
    <w:next w:val="Normal"/>
    <w:autoRedefine/>
    <w:uiPriority w:val="39"/>
    <w:unhideWhenUsed/>
    <w:rsid w:val="00053ACA"/>
    <w:pPr>
      <w:spacing w:before="120" w:after="120"/>
    </w:pPr>
    <w:rPr>
      <w:b/>
      <w:bCs/>
      <w:caps/>
      <w:sz w:val="20"/>
    </w:rPr>
  </w:style>
  <w:style w:type="paragraph" w:styleId="TOC2">
    <w:name w:val="toc 2"/>
    <w:basedOn w:val="Normal"/>
    <w:next w:val="Normal"/>
    <w:autoRedefine/>
    <w:uiPriority w:val="39"/>
    <w:unhideWhenUsed/>
    <w:rsid w:val="00053ACA"/>
    <w:pPr>
      <w:spacing w:after="0"/>
      <w:ind w:left="160"/>
    </w:pPr>
    <w:rPr>
      <w:smallCaps/>
      <w:sz w:val="20"/>
    </w:rPr>
  </w:style>
  <w:style w:type="paragraph" w:styleId="TOC5">
    <w:name w:val="toc 5"/>
    <w:basedOn w:val="Normal"/>
    <w:next w:val="Normal"/>
    <w:autoRedefine/>
    <w:uiPriority w:val="39"/>
    <w:unhideWhenUsed/>
    <w:rsid w:val="00053ACA"/>
    <w:pPr>
      <w:spacing w:after="0"/>
      <w:ind w:left="640"/>
    </w:pPr>
    <w:rPr>
      <w:sz w:val="18"/>
      <w:szCs w:val="18"/>
    </w:rPr>
  </w:style>
  <w:style w:type="paragraph" w:styleId="TOC6">
    <w:name w:val="toc 6"/>
    <w:basedOn w:val="Normal"/>
    <w:next w:val="Normal"/>
    <w:autoRedefine/>
    <w:uiPriority w:val="39"/>
    <w:unhideWhenUsed/>
    <w:rsid w:val="00053ACA"/>
    <w:pPr>
      <w:spacing w:after="0"/>
      <w:ind w:left="800"/>
    </w:pPr>
    <w:rPr>
      <w:sz w:val="18"/>
      <w:szCs w:val="18"/>
    </w:rPr>
  </w:style>
  <w:style w:type="paragraph" w:styleId="TOC7">
    <w:name w:val="toc 7"/>
    <w:basedOn w:val="Normal"/>
    <w:next w:val="Normal"/>
    <w:autoRedefine/>
    <w:uiPriority w:val="39"/>
    <w:unhideWhenUsed/>
    <w:rsid w:val="00053ACA"/>
    <w:pPr>
      <w:spacing w:after="0"/>
      <w:ind w:left="960"/>
    </w:pPr>
    <w:rPr>
      <w:sz w:val="18"/>
      <w:szCs w:val="18"/>
    </w:rPr>
  </w:style>
  <w:style w:type="paragraph" w:styleId="TOC8">
    <w:name w:val="toc 8"/>
    <w:basedOn w:val="Normal"/>
    <w:next w:val="Normal"/>
    <w:autoRedefine/>
    <w:uiPriority w:val="39"/>
    <w:unhideWhenUsed/>
    <w:rsid w:val="00053ACA"/>
    <w:pPr>
      <w:spacing w:after="0"/>
      <w:ind w:left="1120"/>
    </w:pPr>
    <w:rPr>
      <w:sz w:val="18"/>
      <w:szCs w:val="18"/>
    </w:rPr>
  </w:style>
  <w:style w:type="paragraph" w:styleId="TOC9">
    <w:name w:val="toc 9"/>
    <w:basedOn w:val="Normal"/>
    <w:next w:val="Normal"/>
    <w:autoRedefine/>
    <w:uiPriority w:val="39"/>
    <w:unhideWhenUsed/>
    <w:rsid w:val="00053ACA"/>
    <w:pPr>
      <w:spacing w:after="0"/>
      <w:ind w:left="1280"/>
    </w:pPr>
    <w:rPr>
      <w:sz w:val="18"/>
      <w:szCs w:val="18"/>
    </w:rPr>
  </w:style>
  <w:style w:type="table" w:styleId="PlainTable2">
    <w:name w:val="Plain Table 2"/>
    <w:basedOn w:val="TableNormal"/>
    <w:uiPriority w:val="42"/>
    <w:rsid w:val="009F6D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unhideWhenUsed/>
    <w:qFormat/>
    <w:rsid w:val="00B974EC"/>
    <w:pPr>
      <w:ind w:left="720"/>
      <w:contextualSpacing/>
    </w:pPr>
  </w:style>
  <w:style w:type="paragraph" w:styleId="Caption">
    <w:name w:val="caption"/>
    <w:basedOn w:val="Normal"/>
    <w:next w:val="Normal"/>
    <w:uiPriority w:val="35"/>
    <w:unhideWhenUsed/>
    <w:qFormat/>
    <w:rsid w:val="0026692D"/>
    <w:pPr>
      <w:spacing w:after="200" w:line="240" w:lineRule="auto"/>
    </w:pPr>
    <w:rPr>
      <w:i/>
      <w:iCs/>
      <w:color w:val="44546A" w:themeColor="text2"/>
      <w:sz w:val="18"/>
      <w:szCs w:val="18"/>
    </w:rPr>
  </w:style>
  <w:style w:type="paragraph" w:styleId="Revision">
    <w:name w:val="Revision"/>
    <w:hidden/>
    <w:uiPriority w:val="99"/>
    <w:semiHidden/>
    <w:rsid w:val="00E37318"/>
    <w:pPr>
      <w:spacing w:after="0" w:line="240" w:lineRule="auto"/>
    </w:pPr>
    <w:rPr>
      <w:color w:val="000000" w:themeColor="text1"/>
      <w:sz w:val="24"/>
    </w:rPr>
  </w:style>
  <w:style w:type="paragraph" w:styleId="EndnoteText">
    <w:name w:val="endnote text"/>
    <w:basedOn w:val="Normal"/>
    <w:link w:val="EndnoteTextChar"/>
    <w:uiPriority w:val="99"/>
    <w:semiHidden/>
    <w:unhideWhenUsed/>
    <w:rsid w:val="00B8724C"/>
    <w:pPr>
      <w:spacing w:after="0" w:line="240" w:lineRule="auto"/>
    </w:pPr>
    <w:rPr>
      <w:sz w:val="20"/>
    </w:rPr>
  </w:style>
  <w:style w:type="character" w:customStyle="1" w:styleId="EndnoteTextChar">
    <w:name w:val="Endnote Text Char"/>
    <w:basedOn w:val="DefaultParagraphFont"/>
    <w:link w:val="EndnoteText"/>
    <w:uiPriority w:val="99"/>
    <w:semiHidden/>
    <w:rsid w:val="00B8724C"/>
    <w:rPr>
      <w:color w:val="000000" w:themeColor="text1"/>
    </w:rPr>
  </w:style>
  <w:style w:type="character" w:styleId="EndnoteReference">
    <w:name w:val="endnote reference"/>
    <w:basedOn w:val="DefaultParagraphFont"/>
    <w:uiPriority w:val="99"/>
    <w:semiHidden/>
    <w:unhideWhenUsed/>
    <w:rsid w:val="00B8724C"/>
    <w:rPr>
      <w:vertAlign w:val="superscript"/>
    </w:rPr>
  </w:style>
  <w:style w:type="paragraph" w:styleId="FootnoteText">
    <w:name w:val="footnote text"/>
    <w:basedOn w:val="Normal"/>
    <w:link w:val="FootnoteTextChar"/>
    <w:uiPriority w:val="99"/>
    <w:semiHidden/>
    <w:unhideWhenUsed/>
    <w:rsid w:val="00B8724C"/>
    <w:pPr>
      <w:spacing w:after="0" w:line="240" w:lineRule="auto"/>
    </w:pPr>
    <w:rPr>
      <w:sz w:val="20"/>
    </w:rPr>
  </w:style>
  <w:style w:type="character" w:customStyle="1" w:styleId="FootnoteTextChar">
    <w:name w:val="Footnote Text Char"/>
    <w:basedOn w:val="DefaultParagraphFont"/>
    <w:link w:val="FootnoteText"/>
    <w:uiPriority w:val="99"/>
    <w:semiHidden/>
    <w:rsid w:val="00B8724C"/>
    <w:rPr>
      <w:color w:val="000000" w:themeColor="text1"/>
    </w:rPr>
  </w:style>
  <w:style w:type="character" w:styleId="FootnoteReference">
    <w:name w:val="footnote reference"/>
    <w:basedOn w:val="DefaultParagraphFont"/>
    <w:uiPriority w:val="99"/>
    <w:semiHidden/>
    <w:unhideWhenUsed/>
    <w:rsid w:val="00B8724C"/>
    <w:rPr>
      <w:vertAlign w:val="superscript"/>
    </w:rPr>
  </w:style>
  <w:style w:type="character" w:styleId="UnresolvedMention">
    <w:name w:val="Unresolved Mention"/>
    <w:basedOn w:val="DefaultParagraphFont"/>
    <w:uiPriority w:val="99"/>
    <w:semiHidden/>
    <w:unhideWhenUsed/>
    <w:rsid w:val="00B872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170060">
      <w:bodyDiv w:val="1"/>
      <w:marLeft w:val="0"/>
      <w:marRight w:val="0"/>
      <w:marTop w:val="0"/>
      <w:marBottom w:val="0"/>
      <w:divBdr>
        <w:top w:val="none" w:sz="0" w:space="0" w:color="auto"/>
        <w:left w:val="none" w:sz="0" w:space="0" w:color="auto"/>
        <w:bottom w:val="none" w:sz="0" w:space="0" w:color="auto"/>
        <w:right w:val="none" w:sz="0" w:space="0" w:color="auto"/>
      </w:divBdr>
    </w:div>
    <w:div w:id="54043686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605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jp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252D8834A54BB88BB7516CCFAAA0D7"/>
        <w:category>
          <w:name w:val="General"/>
          <w:gallery w:val="placeholder"/>
        </w:category>
        <w:types>
          <w:type w:val="bbPlcHdr"/>
        </w:types>
        <w:behaviors>
          <w:behavior w:val="content"/>
        </w:behaviors>
        <w:guid w:val="{02CD7E15-1C21-4FC9-BC55-477D4C5A500A}"/>
      </w:docPartPr>
      <w:docPartBody>
        <w:p w:rsidR="00FC4291" w:rsidRDefault="00E35ED6">
          <w:r w:rsidRPr="00D17AF7">
            <w:t>Statement of work</w:t>
          </w:r>
        </w:p>
      </w:docPartBody>
    </w:docPart>
    <w:docPart>
      <w:docPartPr>
        <w:name w:val="A0EA779F1C204E7A8EA014FD58F08018"/>
        <w:category>
          <w:name w:val="General"/>
          <w:gallery w:val="placeholder"/>
        </w:category>
        <w:types>
          <w:type w:val="bbPlcHdr"/>
        </w:types>
        <w:behaviors>
          <w:behavior w:val="content"/>
        </w:behaviors>
        <w:guid w:val="{36A92844-784F-42E0-BEC3-B195D2166C9C}"/>
      </w:docPartPr>
      <w:docPartBody>
        <w:p w:rsidR="00FC4291" w:rsidRDefault="00E35ED6">
          <w:r w:rsidRPr="00D17AF7">
            <w:t>Date</w:t>
          </w:r>
        </w:p>
      </w:docPartBody>
    </w:docPart>
    <w:docPart>
      <w:docPartPr>
        <w:name w:val="BEBFB782879D405A8E0C0F635948A1CA"/>
        <w:category>
          <w:name w:val="General"/>
          <w:gallery w:val="placeholder"/>
        </w:category>
        <w:types>
          <w:type w:val="bbPlcHdr"/>
        </w:types>
        <w:behaviors>
          <w:behavior w:val="content"/>
        </w:behaviors>
        <w:guid w:val="{0D384899-544E-44F7-AE63-A3C586491E3C}"/>
      </w:docPartPr>
      <w:docPartBody>
        <w:p w:rsidR="00E35ED6" w:rsidRDefault="00E35ED6">
          <w:bookmarkStart w:id="0" w:name="OLE_LINK3"/>
          <w:bookmarkStart w:id="1" w:name="OLE_LINK4"/>
          <w:r w:rsidRPr="00D17AF7">
            <w:t>321 Sycamore Ave.</w:t>
          </w:r>
        </w:p>
        <w:p w:rsidR="00FC4291" w:rsidRDefault="00E35ED6">
          <w:r w:rsidRPr="00D17AF7">
            <w:t>Albany, NY 76543</w:t>
          </w:r>
          <w:bookmarkEnd w:id="0"/>
          <w:bookmarkEnd w:id="1"/>
        </w:p>
      </w:docPartBody>
    </w:docPart>
    <w:docPart>
      <w:docPartPr>
        <w:name w:val="0B6A1EC0B28548CC8716B593B821ECE6"/>
        <w:category>
          <w:name w:val="General"/>
          <w:gallery w:val="placeholder"/>
        </w:category>
        <w:types>
          <w:type w:val="bbPlcHdr"/>
        </w:types>
        <w:behaviors>
          <w:behavior w:val="content"/>
        </w:behaviors>
        <w:guid w:val="{4C1F48C5-F90F-4592-A27F-5A14A31A2E41}"/>
      </w:docPartPr>
      <w:docPartBody>
        <w:p w:rsidR="00E35ED6" w:rsidRDefault="00E35ED6">
          <w:pPr>
            <w:rPr>
              <w:color w:val="0F4761" w:themeColor="accent1" w:themeShade="BF"/>
            </w:rPr>
          </w:pPr>
          <w:r w:rsidRPr="00D17AF7">
            <w:rPr>
              <w:color w:val="0F4761" w:themeColor="accent1" w:themeShade="BF"/>
            </w:rPr>
            <w:t>321 Sycamore Ave.</w:t>
          </w:r>
        </w:p>
        <w:p w:rsidR="00FC4291" w:rsidRDefault="00E35ED6" w:rsidP="00E35ED6">
          <w:pPr>
            <w:pStyle w:val="0B6A1EC0B28548CC8716B593B821ECE65"/>
          </w:pPr>
          <w:r w:rsidRPr="00D17AF7">
            <w:rPr>
              <w:color w:val="0F4761" w:themeColor="accent1" w:themeShade="BF"/>
            </w:rPr>
            <w:t>Albany, NY 76543</w:t>
          </w:r>
        </w:p>
      </w:docPartBody>
    </w:docPart>
    <w:docPart>
      <w:docPartPr>
        <w:name w:val="2ABAD67DA95E4344AE5C3D4E1ED26F39"/>
        <w:category>
          <w:name w:val="General"/>
          <w:gallery w:val="placeholder"/>
        </w:category>
        <w:types>
          <w:type w:val="bbPlcHdr"/>
        </w:types>
        <w:behaviors>
          <w:behavior w:val="content"/>
        </w:behaviors>
        <w:guid w:val="{472F2D6D-6410-46F6-A128-FA13EB8B51C6}"/>
      </w:docPartPr>
      <w:docPartBody>
        <w:p w:rsidR="00FC4291" w:rsidRDefault="00E35ED6">
          <w:r w:rsidRPr="0065144F">
            <w:t>Ian Hansson</w:t>
          </w:r>
        </w:p>
      </w:docPartBody>
    </w:docPart>
    <w:docPart>
      <w:docPartPr>
        <w:name w:val="EFEFABAAE62C4E69AB0C2267BE1F7539"/>
        <w:category>
          <w:name w:val="General"/>
          <w:gallery w:val="placeholder"/>
        </w:category>
        <w:types>
          <w:type w:val="bbPlcHdr"/>
        </w:types>
        <w:behaviors>
          <w:behavior w:val="content"/>
        </w:behaviors>
        <w:guid w:val="{AF4E7F09-E22D-43EF-9D11-A432F7513B9D}"/>
      </w:docPartPr>
      <w:docPartBody>
        <w:p w:rsidR="00FC4291" w:rsidRDefault="00E35ED6">
          <w:r w:rsidRPr="0065144F">
            <w:t>Company Name</w:t>
          </w:r>
        </w:p>
      </w:docPartBody>
    </w:docPart>
    <w:docPart>
      <w:docPartPr>
        <w:name w:val="D9052C967CF542F9BC108BE71F7173E5"/>
        <w:category>
          <w:name w:val="General"/>
          <w:gallery w:val="placeholder"/>
        </w:category>
        <w:types>
          <w:type w:val="bbPlcHdr"/>
        </w:types>
        <w:behaviors>
          <w:behavior w:val="content"/>
        </w:behaviors>
        <w:guid w:val="{4C4C6C41-6B26-4730-AB6E-78DC4AE489F7}"/>
      </w:docPartPr>
      <w:docPartBody>
        <w:p w:rsidR="00FC4291" w:rsidRDefault="00E35ED6">
          <w:r w:rsidRPr="0065144F">
            <w:t>321 Sycamore Ave. Albany, NY 76543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42368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9B0C24"/>
    <w:multiLevelType w:val="multilevel"/>
    <w:tmpl w:val="FC1AFA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13564286">
    <w:abstractNumId w:val="0"/>
  </w:num>
  <w:num w:numId="2" w16cid:durableId="156111993">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531"/>
    <w:rsid w:val="00014CCD"/>
    <w:rsid w:val="000F63BA"/>
    <w:rsid w:val="00257531"/>
    <w:rsid w:val="003D2F17"/>
    <w:rsid w:val="00421C4B"/>
    <w:rsid w:val="00441B62"/>
    <w:rsid w:val="004C2810"/>
    <w:rsid w:val="005E109B"/>
    <w:rsid w:val="006B28A5"/>
    <w:rsid w:val="007A56BC"/>
    <w:rsid w:val="00836658"/>
    <w:rsid w:val="00901B95"/>
    <w:rsid w:val="009E00D3"/>
    <w:rsid w:val="009E3A03"/>
    <w:rsid w:val="00AB16F9"/>
    <w:rsid w:val="00B51A4B"/>
    <w:rsid w:val="00B91030"/>
    <w:rsid w:val="00BE2782"/>
    <w:rsid w:val="00CA1183"/>
    <w:rsid w:val="00DB2C67"/>
    <w:rsid w:val="00E12287"/>
    <w:rsid w:val="00E35ED6"/>
    <w:rsid w:val="00E5623A"/>
    <w:rsid w:val="00F67C59"/>
    <w:rsid w:val="00F82749"/>
    <w:rsid w:val="00FC42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5ED6"/>
    <w:rPr>
      <w:color w:val="0F4761" w:themeColor="accent1" w:themeShade="BF"/>
    </w:rPr>
  </w:style>
  <w:style w:type="character" w:styleId="Strong">
    <w:name w:val="Strong"/>
    <w:basedOn w:val="DefaultParagraphFont"/>
    <w:uiPriority w:val="10"/>
    <w:qFormat/>
    <w:rsid w:val="00E35ED6"/>
    <w:rPr>
      <w:b/>
      <w:bCs/>
    </w:rPr>
  </w:style>
  <w:style w:type="paragraph" w:customStyle="1" w:styleId="37BA3F686D7F2C49892262FFD085E6A2">
    <w:name w:val="37BA3F686D7F2C49892262FFD085E6A2"/>
  </w:style>
  <w:style w:type="paragraph" w:styleId="ListBullet">
    <w:name w:val="List Bullet"/>
    <w:basedOn w:val="Normal"/>
    <w:uiPriority w:val="4"/>
    <w:unhideWhenUsed/>
    <w:qFormat/>
    <w:rsid w:val="00E35ED6"/>
    <w:pPr>
      <w:numPr>
        <w:numId w:val="1"/>
      </w:numPr>
      <w:spacing w:after="320" w:line="300" w:lineRule="auto"/>
      <w:contextualSpacing/>
    </w:pPr>
    <w:rPr>
      <w:color w:val="000000" w:themeColor="text1"/>
      <w:sz w:val="16"/>
      <w:szCs w:val="20"/>
      <w:lang w:eastAsia="ja-JP"/>
    </w:rPr>
  </w:style>
  <w:style w:type="paragraph" w:styleId="Subtitle">
    <w:name w:val="Subtitle"/>
    <w:basedOn w:val="Normal"/>
    <w:next w:val="Normal"/>
    <w:link w:val="SubtitleChar"/>
    <w:uiPriority w:val="3"/>
    <w:qFormat/>
    <w:rsid w:val="00E35ED6"/>
    <w:pPr>
      <w:numPr>
        <w:ilvl w:val="1"/>
      </w:numPr>
      <w:spacing w:before="320" w:after="320"/>
    </w:pPr>
    <w:rPr>
      <w:rFonts w:asciiTheme="majorHAnsi" w:hAnsiTheme="majorHAnsi" w:cs="Times New Roman (Body CS)"/>
      <w:bCs/>
      <w:color w:val="0F4761" w:themeColor="accent1" w:themeShade="BF"/>
      <w:spacing w:val="10"/>
      <w:sz w:val="16"/>
      <w:szCs w:val="28"/>
      <w:lang w:eastAsia="ja-JP"/>
    </w:rPr>
  </w:style>
  <w:style w:type="character" w:customStyle="1" w:styleId="SubtitleChar">
    <w:name w:val="Subtitle Char"/>
    <w:basedOn w:val="DefaultParagraphFont"/>
    <w:link w:val="Subtitle"/>
    <w:uiPriority w:val="3"/>
    <w:rsid w:val="00E35ED6"/>
    <w:rPr>
      <w:rFonts w:asciiTheme="majorHAnsi" w:hAnsiTheme="majorHAnsi" w:cs="Times New Roman (Body CS)"/>
      <w:bCs/>
      <w:color w:val="0F4761" w:themeColor="accent1" w:themeShade="BF"/>
      <w:spacing w:val="10"/>
      <w:sz w:val="16"/>
      <w:szCs w:val="28"/>
      <w:lang w:eastAsia="ja-JP"/>
    </w:rPr>
  </w:style>
  <w:style w:type="paragraph" w:customStyle="1" w:styleId="0B6A1EC0B28548CC8716B593B821ECE65">
    <w:name w:val="0B6A1EC0B28548CC8716B593B821ECE65"/>
    <w:rsid w:val="00E35ED6"/>
    <w:pPr>
      <w:spacing w:after="320" w:line="300" w:lineRule="auto"/>
    </w:pPr>
    <w:rPr>
      <w:color w:val="000000" w:themeColor="text1"/>
      <w:sz w:val="16"/>
      <w:szCs w:val="20"/>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ed Business Set">
  <a:themeElements>
    <a:clrScheme name="TM03923594">
      <a:dk1>
        <a:srgbClr val="000000"/>
      </a:dk1>
      <a:lt1>
        <a:srgbClr val="FFFFFF"/>
      </a:lt1>
      <a:dk2>
        <a:srgbClr val="44546A"/>
      </a:dk2>
      <a:lt2>
        <a:srgbClr val="E7E6E6"/>
      </a:lt2>
      <a:accent1>
        <a:srgbClr val="6F55D7"/>
      </a:accent1>
      <a:accent2>
        <a:srgbClr val="79C9B1"/>
      </a:accent2>
      <a:accent3>
        <a:srgbClr val="E8ABCC"/>
      </a:accent3>
      <a:accent4>
        <a:srgbClr val="D8F0FD"/>
      </a:accent4>
      <a:accent5>
        <a:srgbClr val="F26E61"/>
      </a:accent5>
      <a:accent6>
        <a:srgbClr val="688FC9"/>
      </a:accent6>
      <a:hlink>
        <a:srgbClr val="0563C1"/>
      </a:hlink>
      <a:folHlink>
        <a:srgbClr val="954F72"/>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6CA4187CFF7B4EA9252E45192F52AB" ma:contentTypeVersion="15" ma:contentTypeDescription="Create a new document." ma:contentTypeScope="" ma:versionID="7a0cf87d4389b27ce2fb4162cedb1eb5">
  <xsd:schema xmlns:xsd="http://www.w3.org/2001/XMLSchema" xmlns:xs="http://www.w3.org/2001/XMLSchema" xmlns:p="http://schemas.microsoft.com/office/2006/metadata/properties" xmlns:ns2="0cc331c2-67cb-49a0-bf18-7c66dd3ba4da" xmlns:ns3="5d6e1fd9-e54f-44fc-9885-e7ad28d4d078" targetNamespace="http://schemas.microsoft.com/office/2006/metadata/properties" ma:root="true" ma:fieldsID="7f19da5eb37162229b4a20bece668283" ns2:_="" ns3:_="">
    <xsd:import namespace="0cc331c2-67cb-49a0-bf18-7c66dd3ba4da"/>
    <xsd:import namespace="5d6e1fd9-e54f-44fc-9885-e7ad28d4d07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SearchPropertie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c331c2-67cb-49a0-bf18-7c66dd3ba4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6e1fd9-e54f-44fc-9885-e7ad28d4d078"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d22bb93-385b-4a4b-ab70-09172df2c9b5}" ma:internalName="TaxCatchAll" ma:showField="CatchAllData" ma:web="5d6e1fd9-e54f-44fc-9885-e7ad28d4d07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d6e1fd9-e54f-44fc-9885-e7ad28d4d078" xsi:nil="true"/>
    <lcf76f155ced4ddcb4097134ff3c332f xmlns="0cc331c2-67cb-49a0-bf18-7c66dd3ba4da">
      <Terms xmlns="http://schemas.microsoft.com/office/infopath/2007/PartnerControls"/>
    </lcf76f155ced4ddcb4097134ff3c332f>
    <MediaLengthInSeconds xmlns="0cc331c2-67cb-49a0-bf18-7c66dd3ba4da" xsi:nil="true"/>
    <SharedWithUsers xmlns="5d6e1fd9-e54f-44fc-9885-e7ad28d4d078">
      <UserInfo>
        <DisplayName/>
        <AccountId xsi:nil="true"/>
        <AccountType/>
      </UserInfo>
    </SharedWithUser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{BD53C0A9-972D-4C28-AB50-BA6077F1157E}</b:Guid>
    <b:Author>
      <b:Author>
        <b:NameList>
          <b:Person>
            <b:Last>Esma Kokten</b:Last>
            <b:First>Bahadir</b:First>
            <b:Middle>Can Caliskan, Saeid Karamzadeh, Ece Gelal Soyak</b:Middle>
          </b:Person>
        </b:NameList>
      </b:Author>
    </b:Author>
    <b:Title>Low-Powered Agriculture IoT Systems with LoRa</b:Title>
    <b:JournalName>IEEE Microwave Theory and Techniques in Wireless Communications</b:JournalName>
    <b:Year>2020</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BD6599-519E-44C2-A2FB-2D4745129AAF}">
  <ds:schemaRefs>
    <ds:schemaRef ds:uri="http://schemas.microsoft.com/sharepoint/v3/contenttype/forms"/>
  </ds:schemaRefs>
</ds:datastoreItem>
</file>

<file path=customXml/itemProps3.xml><?xml version="1.0" encoding="utf-8"?>
<ds:datastoreItem xmlns:ds="http://schemas.openxmlformats.org/officeDocument/2006/customXml" ds:itemID="{52E1BCAF-C099-4FA9-BB53-5DC9185D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c331c2-67cb-49a0-bf18-7c66dd3ba4da"/>
    <ds:schemaRef ds:uri="5d6e1fd9-e54f-44fc-9885-e7ad28d4d0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239F4F-27EB-4A80-8CE5-BF1EA19683CE}">
  <ds:schemaRefs>
    <ds:schemaRef ds:uri="http://schemas.microsoft.com/office/2006/metadata/properties"/>
    <ds:schemaRef ds:uri="http://schemas.microsoft.com/office/infopath/2007/PartnerControls"/>
    <ds:schemaRef ds:uri="5d6e1fd9-e54f-44fc-9885-e7ad28d4d078"/>
    <ds:schemaRef ds:uri="0cc331c2-67cb-49a0-bf18-7c66dd3ba4da"/>
  </ds:schemaRefs>
</ds:datastoreItem>
</file>

<file path=customXml/itemProps5.xml><?xml version="1.0" encoding="utf-8"?>
<ds:datastoreItem xmlns:ds="http://schemas.openxmlformats.org/officeDocument/2006/customXml" ds:itemID="{DF3BE532-DE84-49B4-9EF5-4AA583ACEFB1}">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117</TotalTime>
  <Pages>10</Pages>
  <Words>2437</Words>
  <Characters>14067</Characters>
  <Application>Microsoft Office Word</Application>
  <DocSecurity>0</DocSecurity>
  <Lines>287</Lines>
  <Paragraphs>142</Paragraphs>
  <ScaleCrop>false</ScaleCrop>
  <Manager/>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Pistorino, Dan</dc:creator>
  <cp:keywords/>
  <dc:description/>
  <cp:lastModifiedBy>Pistorino, Dan</cp:lastModifiedBy>
  <cp:revision>321</cp:revision>
  <cp:lastPrinted>2024-09-17T02:09:00Z</cp:lastPrinted>
  <dcterms:created xsi:type="dcterms:W3CDTF">2024-09-11T18:05:00Z</dcterms:created>
  <dcterms:modified xsi:type="dcterms:W3CDTF">2024-09-17T02:09:00Z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0x010100BB6CA4187CFF7B4EA9252E45192F52AB</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GrammarlyDocumentId">
    <vt:lpwstr>1c99902d132af71edfef5335523c4218481caed29266ac394be0ec3baccc7259</vt:lpwstr>
  </property>
</Properties>
</file>